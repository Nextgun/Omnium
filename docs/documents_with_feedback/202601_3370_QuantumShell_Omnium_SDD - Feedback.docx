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6757" w14:textId="40B1DB48" w:rsidR="4B99BD30" w:rsidRDefault="4B99BD30" w:rsidP="03D5498A">
      <w:pPr>
        <w:pStyle w:val="Title"/>
        <w:jc w:val="right"/>
      </w:pPr>
      <w:commentRangeStart w:id="0"/>
      <w:r w:rsidRPr="03D5498A">
        <w:t>Omnium</w:t>
      </w:r>
      <w:commentRangeEnd w:id="0"/>
      <w:r w:rsidR="00DA1DBA">
        <w:rPr>
          <w:rStyle w:val="CommentReference"/>
          <w:sz w:val="36"/>
          <w:szCs w:val="20"/>
        </w:rPr>
        <w:commentReference w:id="0"/>
      </w:r>
    </w:p>
    <w:p w14:paraId="4DEDEE79" w14:textId="2773BBC6" w:rsidR="00717C4A" w:rsidRDefault="00CC0524">
      <w:pPr>
        <w:pStyle w:val="Title"/>
        <w:jc w:val="right"/>
      </w:pPr>
      <w:r>
        <w:t xml:space="preserve">Software </w:t>
      </w:r>
      <w:r w:rsidR="00591FB2">
        <w:t>Design Document</w:t>
      </w:r>
      <w:r w:rsidR="00741678">
        <w:t xml:space="preserve"> (S</w:t>
      </w:r>
      <w:r w:rsidR="00591FB2">
        <w:t>DD</w:t>
      </w:r>
      <w:r w:rsidR="00741678">
        <w:t>)</w:t>
      </w:r>
    </w:p>
    <w:p w14:paraId="3BE28833" w14:textId="77777777" w:rsidR="00717C4A" w:rsidRDefault="00717C4A">
      <w:pPr>
        <w:pStyle w:val="Title"/>
        <w:jc w:val="right"/>
      </w:pPr>
    </w:p>
    <w:p w14:paraId="7C8FEA1C" w14:textId="04705C53" w:rsidR="00717C4A" w:rsidRDefault="008338FE" w:rsidP="03D5498A">
      <w:pPr>
        <w:pStyle w:val="Title"/>
        <w:jc w:val="right"/>
        <w:rPr>
          <w:sz w:val="28"/>
          <w:szCs w:val="28"/>
        </w:rPr>
      </w:pPr>
      <w:r w:rsidRPr="03D5498A">
        <w:rPr>
          <w:sz w:val="28"/>
          <w:szCs w:val="28"/>
        </w:rPr>
        <w:t>Version 1.0</w:t>
      </w:r>
    </w:p>
    <w:p w14:paraId="17728D19" w14:textId="24DA38E3" w:rsidR="33DC10ED" w:rsidRDefault="3473D044" w:rsidP="03D5498A">
      <w:pPr>
        <w:jc w:val="right"/>
        <w:rPr>
          <w:rFonts w:ascii="Arial" w:hAnsi="Arial" w:cs="Arial"/>
          <w:b/>
          <w:bCs/>
          <w:sz w:val="28"/>
          <w:szCs w:val="28"/>
        </w:rPr>
      </w:pPr>
      <w:r w:rsidRPr="461AECA6">
        <w:rPr>
          <w:rFonts w:ascii="Arial" w:hAnsi="Arial" w:cs="Arial"/>
          <w:b/>
          <w:bCs/>
          <w:sz w:val="28"/>
          <w:szCs w:val="28"/>
        </w:rPr>
        <w:t>4</w:t>
      </w:r>
      <w:r w:rsidR="33DC10ED" w:rsidRPr="461AECA6">
        <w:rPr>
          <w:rFonts w:ascii="Arial" w:hAnsi="Arial" w:cs="Arial"/>
          <w:b/>
          <w:bCs/>
          <w:sz w:val="28"/>
          <w:szCs w:val="28"/>
        </w:rPr>
        <w:t>/</w:t>
      </w:r>
      <w:r w:rsidR="6D0B5EB8" w:rsidRPr="461AECA6">
        <w:rPr>
          <w:rFonts w:ascii="Arial" w:hAnsi="Arial" w:cs="Arial"/>
          <w:b/>
          <w:bCs/>
          <w:sz w:val="28"/>
          <w:szCs w:val="28"/>
        </w:rPr>
        <w:t>3</w:t>
      </w:r>
      <w:r w:rsidR="33DC10ED" w:rsidRPr="461AECA6">
        <w:rPr>
          <w:rFonts w:ascii="Arial" w:hAnsi="Arial" w:cs="Arial"/>
          <w:b/>
          <w:bCs/>
          <w:sz w:val="28"/>
          <w:szCs w:val="28"/>
        </w:rPr>
        <w:t>/2026</w:t>
      </w:r>
    </w:p>
    <w:p w14:paraId="38152F5B" w14:textId="77777777" w:rsidR="00717C4A" w:rsidRDefault="00717C4A">
      <w:pPr>
        <w:pStyle w:val="Title"/>
        <w:rPr>
          <w:sz w:val="28"/>
        </w:rPr>
      </w:pPr>
    </w:p>
    <w:p w14:paraId="1FC68137" w14:textId="77777777" w:rsidR="00717C4A" w:rsidRDefault="00717C4A"/>
    <w:p w14:paraId="719E5359" w14:textId="21D112AD" w:rsidR="00841CC1" w:rsidRDefault="00841CC1">
      <w:pPr>
        <w:widowControl/>
        <w:spacing w:line="240" w:lineRule="auto"/>
      </w:pPr>
      <w:r>
        <w:br w:type="page"/>
      </w:r>
    </w:p>
    <w:p w14:paraId="6CC63AF4" w14:textId="77777777" w:rsidR="00717C4A" w:rsidRDefault="00717C4A">
      <w:pPr>
        <w:sectPr w:rsidR="00717C4A">
          <w:headerReference w:type="default" r:id="rId11"/>
          <w:footerReference w:type="default" r:id="rId12"/>
          <w:pgSz w:w="12240" w:h="15840" w:code="1"/>
          <w:pgMar w:top="1440" w:right="1440" w:bottom="1440" w:left="1440" w:header="720" w:footer="720" w:gutter="0"/>
          <w:cols w:space="720"/>
          <w:vAlign w:val="center"/>
        </w:sectPr>
      </w:pPr>
    </w:p>
    <w:p w14:paraId="2727AEF9" w14:textId="77777777" w:rsidR="00841CC1" w:rsidRDefault="00841CC1" w:rsidP="00841CC1">
      <w:pPr>
        <w:pStyle w:val="Title"/>
      </w:pPr>
      <w:commentRangeStart w:id="1"/>
      <w:r>
        <w:lastRenderedPageBreak/>
        <w:t>Release Checklist</w:t>
      </w:r>
      <w:commentRangeEnd w:id="1"/>
      <w:r w:rsidR="00C21DC6">
        <w:rPr>
          <w:rStyle w:val="CommentReference"/>
          <w:sz w:val="36"/>
          <w:szCs w:val="20"/>
        </w:rPr>
        <w:commentReference w:id="1"/>
      </w:r>
    </w:p>
    <w:p w14:paraId="38705535" w14:textId="77777777" w:rsidR="00841CC1" w:rsidRDefault="00841CC1" w:rsidP="00841CC1">
      <w:pPr>
        <w:rPr>
          <w:del w:id="2" w:author="Khan, Ayesha" w:date="2026-04-03T22:38:00Z" w16du:dateUtc="2026-04-03T22:38:12Z"/>
        </w:rPr>
      </w:pPr>
    </w:p>
    <w:p w14:paraId="31270CBB" w14:textId="1BDA1ADB" w:rsidR="00841CC1" w:rsidRPr="002B752A" w:rsidRDefault="00841CC1" w:rsidP="461AECA6">
      <w:pPr>
        <w:rPr>
          <w:b/>
          <w:bCs/>
          <w:i/>
          <w:iCs/>
          <w:color w:val="FF0000"/>
        </w:rPr>
      </w:pPr>
    </w:p>
    <w:tbl>
      <w:tblPr>
        <w:tblStyle w:val="TableGrid"/>
        <w:tblW w:w="0" w:type="auto"/>
        <w:tblLook w:val="04A0" w:firstRow="1" w:lastRow="0" w:firstColumn="1" w:lastColumn="0" w:noHBand="0" w:noVBand="1"/>
      </w:tblPr>
      <w:tblGrid>
        <w:gridCol w:w="7479"/>
        <w:gridCol w:w="2097"/>
      </w:tblGrid>
      <w:tr w:rsidR="00841CC1" w14:paraId="08A63D37" w14:textId="77777777" w:rsidTr="12C8683D">
        <w:tc>
          <w:tcPr>
            <w:tcW w:w="7479" w:type="dxa"/>
          </w:tcPr>
          <w:p w14:paraId="42201F13" w14:textId="77777777" w:rsidR="00841CC1" w:rsidRPr="00311D8C" w:rsidRDefault="00841CC1" w:rsidP="00DA1DBA">
            <w:pPr>
              <w:rPr>
                <w:b/>
                <w:bCs/>
                <w:sz w:val="28"/>
                <w:szCs w:val="28"/>
              </w:rPr>
            </w:pPr>
            <w:r w:rsidRPr="00311D8C">
              <w:rPr>
                <w:b/>
                <w:bCs/>
                <w:sz w:val="28"/>
                <w:szCs w:val="28"/>
              </w:rPr>
              <w:t>Checklist Item</w:t>
            </w:r>
          </w:p>
        </w:tc>
        <w:tc>
          <w:tcPr>
            <w:tcW w:w="2097" w:type="dxa"/>
          </w:tcPr>
          <w:p w14:paraId="6554FE22" w14:textId="77777777" w:rsidR="00841CC1" w:rsidRPr="00311D8C" w:rsidRDefault="00841CC1" w:rsidP="12C8683D">
            <w:pPr>
              <w:jc w:val="center"/>
              <w:rPr>
                <w:b/>
                <w:bCs/>
                <w:sz w:val="28"/>
                <w:szCs w:val="28"/>
              </w:rPr>
            </w:pPr>
            <w:r w:rsidRPr="12C8683D">
              <w:rPr>
                <w:b/>
                <w:bCs/>
                <w:sz w:val="28"/>
                <w:szCs w:val="28"/>
              </w:rPr>
              <w:t>Control (Yes/No)</w:t>
            </w:r>
          </w:p>
        </w:tc>
      </w:tr>
      <w:tr w:rsidR="00841CC1" w14:paraId="56AE9A24" w14:textId="77777777" w:rsidTr="12C8683D">
        <w:tc>
          <w:tcPr>
            <w:tcW w:w="7479" w:type="dxa"/>
          </w:tcPr>
          <w:p w14:paraId="6C8718CE" w14:textId="77777777" w:rsidR="00841CC1" w:rsidRPr="002B752A" w:rsidRDefault="00841CC1" w:rsidP="00DA1DBA">
            <w:pPr>
              <w:jc w:val="both"/>
              <w:rPr>
                <w:b/>
                <w:bCs/>
                <w:sz w:val="24"/>
                <w:szCs w:val="24"/>
              </w:rPr>
            </w:pPr>
            <w:r w:rsidRPr="002B752A">
              <w:rPr>
                <w:sz w:val="24"/>
                <w:szCs w:val="24"/>
              </w:rPr>
              <w:t>The document has passed the quality assurance process.</w:t>
            </w:r>
          </w:p>
        </w:tc>
        <w:tc>
          <w:tcPr>
            <w:tcW w:w="2097" w:type="dxa"/>
          </w:tcPr>
          <w:p w14:paraId="15CF8F06" w14:textId="27B6E801" w:rsidR="00841CC1" w:rsidRPr="002D17AD" w:rsidRDefault="00841CC1" w:rsidP="12C8683D">
            <w:pPr>
              <w:jc w:val="center"/>
              <w:rPr>
                <w:sz w:val="24"/>
                <w:szCs w:val="24"/>
              </w:rPr>
            </w:pPr>
            <w:r w:rsidRPr="12C8683D">
              <w:rPr>
                <w:sz w:val="24"/>
                <w:szCs w:val="24"/>
              </w:rPr>
              <w:t>NO</w:t>
            </w:r>
          </w:p>
        </w:tc>
      </w:tr>
      <w:tr w:rsidR="00841CC1" w14:paraId="05999F62" w14:textId="77777777" w:rsidTr="12C8683D">
        <w:tc>
          <w:tcPr>
            <w:tcW w:w="7479" w:type="dxa"/>
          </w:tcPr>
          <w:p w14:paraId="035C436E" w14:textId="77777777" w:rsidR="00841CC1" w:rsidRPr="002B752A" w:rsidRDefault="00841CC1" w:rsidP="00DA1DBA">
            <w:pPr>
              <w:jc w:val="both"/>
              <w:rPr>
                <w:sz w:val="24"/>
                <w:szCs w:val="24"/>
              </w:rPr>
            </w:pPr>
            <w:r w:rsidRPr="002B752A">
              <w:rPr>
                <w:sz w:val="24"/>
                <w:szCs w:val="24"/>
              </w:rPr>
              <w:t>The document is visually appealing and has a professional look and structure.</w:t>
            </w:r>
          </w:p>
        </w:tc>
        <w:tc>
          <w:tcPr>
            <w:tcW w:w="2097" w:type="dxa"/>
          </w:tcPr>
          <w:p w14:paraId="0593791A" w14:textId="618A9BE2" w:rsidR="00841CC1" w:rsidRPr="002D17AD" w:rsidRDefault="00841CC1" w:rsidP="12C8683D">
            <w:pPr>
              <w:jc w:val="center"/>
              <w:rPr>
                <w:sz w:val="24"/>
                <w:szCs w:val="24"/>
              </w:rPr>
            </w:pPr>
            <w:r w:rsidRPr="12C8683D">
              <w:rPr>
                <w:sz w:val="24"/>
                <w:szCs w:val="24"/>
              </w:rPr>
              <w:t>YES</w:t>
            </w:r>
          </w:p>
        </w:tc>
      </w:tr>
      <w:tr w:rsidR="00841CC1" w14:paraId="7306609A" w14:textId="77777777" w:rsidTr="12C8683D">
        <w:tc>
          <w:tcPr>
            <w:tcW w:w="7479" w:type="dxa"/>
          </w:tcPr>
          <w:p w14:paraId="71842A45" w14:textId="77777777" w:rsidR="00841CC1" w:rsidRPr="002B752A" w:rsidRDefault="00841CC1" w:rsidP="00DA1DBA">
            <w:pPr>
              <w:jc w:val="both"/>
              <w:rPr>
                <w:sz w:val="24"/>
                <w:szCs w:val="24"/>
              </w:rPr>
            </w:pPr>
            <w:r w:rsidRPr="002B752A">
              <w:rPr>
                <w:sz w:val="24"/>
                <w:szCs w:val="24"/>
              </w:rPr>
              <w:t>All placeholders such as text within &lt;&gt; are replaced with appropriate text.</w:t>
            </w:r>
          </w:p>
        </w:tc>
        <w:tc>
          <w:tcPr>
            <w:tcW w:w="2097" w:type="dxa"/>
          </w:tcPr>
          <w:p w14:paraId="765697B1" w14:textId="269ED24E" w:rsidR="00841CC1" w:rsidRPr="002D17AD" w:rsidRDefault="00841CC1" w:rsidP="12C8683D">
            <w:pPr>
              <w:jc w:val="center"/>
              <w:rPr>
                <w:sz w:val="24"/>
                <w:szCs w:val="24"/>
              </w:rPr>
            </w:pPr>
            <w:r w:rsidRPr="12C8683D">
              <w:rPr>
                <w:sz w:val="24"/>
                <w:szCs w:val="24"/>
              </w:rPr>
              <w:t>YES</w:t>
            </w:r>
          </w:p>
        </w:tc>
      </w:tr>
      <w:tr w:rsidR="00841CC1" w14:paraId="41827273" w14:textId="77777777" w:rsidTr="12C8683D">
        <w:tc>
          <w:tcPr>
            <w:tcW w:w="7479" w:type="dxa"/>
          </w:tcPr>
          <w:p w14:paraId="56B4E529" w14:textId="77777777" w:rsidR="00841CC1" w:rsidRPr="002B752A" w:rsidRDefault="00841CC1" w:rsidP="00DA1DBA">
            <w:pPr>
              <w:jc w:val="both"/>
              <w:rPr>
                <w:sz w:val="24"/>
                <w:szCs w:val="24"/>
              </w:rPr>
            </w:pPr>
            <w:r w:rsidRPr="002B752A">
              <w:rPr>
                <w:sz w:val="24"/>
                <w:szCs w:val="24"/>
              </w:rPr>
              <w:t>The document is prepared in the “Justify Text” format.</w:t>
            </w:r>
          </w:p>
        </w:tc>
        <w:tc>
          <w:tcPr>
            <w:tcW w:w="2097" w:type="dxa"/>
          </w:tcPr>
          <w:p w14:paraId="74C8416A" w14:textId="02B5504E" w:rsidR="00841CC1" w:rsidRPr="002D17AD" w:rsidRDefault="00841CC1" w:rsidP="12C8683D">
            <w:pPr>
              <w:jc w:val="center"/>
              <w:rPr>
                <w:sz w:val="24"/>
                <w:szCs w:val="24"/>
              </w:rPr>
            </w:pPr>
            <w:r w:rsidRPr="12C8683D">
              <w:rPr>
                <w:sz w:val="24"/>
                <w:szCs w:val="24"/>
              </w:rPr>
              <w:t>YES</w:t>
            </w:r>
          </w:p>
        </w:tc>
      </w:tr>
      <w:tr w:rsidR="00841CC1" w14:paraId="714B4A0B" w14:textId="77777777" w:rsidTr="12C8683D">
        <w:tc>
          <w:tcPr>
            <w:tcW w:w="7479" w:type="dxa"/>
          </w:tcPr>
          <w:p w14:paraId="446D71D4" w14:textId="77777777" w:rsidR="00841CC1" w:rsidRPr="002B752A" w:rsidRDefault="00841CC1" w:rsidP="00DA1DBA">
            <w:pPr>
              <w:jc w:val="both"/>
              <w:rPr>
                <w:sz w:val="24"/>
                <w:szCs w:val="24"/>
              </w:rPr>
            </w:pPr>
            <w:r w:rsidRPr="002B752A">
              <w:rPr>
                <w:sz w:val="24"/>
                <w:szCs w:val="24"/>
              </w:rPr>
              <w:t>The document does not include typos, different fonts, and misalignments.</w:t>
            </w:r>
          </w:p>
        </w:tc>
        <w:tc>
          <w:tcPr>
            <w:tcW w:w="2097" w:type="dxa"/>
          </w:tcPr>
          <w:p w14:paraId="35B4B9DE" w14:textId="15048DF8" w:rsidR="00841CC1" w:rsidRPr="002D17AD" w:rsidRDefault="00841CC1" w:rsidP="12C8683D">
            <w:pPr>
              <w:jc w:val="center"/>
              <w:rPr>
                <w:sz w:val="24"/>
                <w:szCs w:val="24"/>
              </w:rPr>
            </w:pPr>
            <w:r w:rsidRPr="12C8683D">
              <w:rPr>
                <w:sz w:val="24"/>
                <w:szCs w:val="24"/>
              </w:rPr>
              <w:t>YES</w:t>
            </w:r>
          </w:p>
        </w:tc>
      </w:tr>
      <w:tr w:rsidR="00841CC1" w14:paraId="72570B91" w14:textId="77777777" w:rsidTr="12C8683D">
        <w:tc>
          <w:tcPr>
            <w:tcW w:w="7479" w:type="dxa"/>
          </w:tcPr>
          <w:p w14:paraId="70648460" w14:textId="77777777" w:rsidR="00841CC1" w:rsidRPr="002B752A" w:rsidRDefault="00841CC1" w:rsidP="00DA1DBA">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5B3744CB" w14:textId="53D03C77" w:rsidR="00841CC1" w:rsidRPr="002D17AD" w:rsidRDefault="00841CC1" w:rsidP="12C8683D">
            <w:pPr>
              <w:jc w:val="center"/>
              <w:rPr>
                <w:sz w:val="24"/>
                <w:szCs w:val="24"/>
              </w:rPr>
            </w:pPr>
            <w:r w:rsidRPr="12C8683D">
              <w:rPr>
                <w:sz w:val="24"/>
                <w:szCs w:val="24"/>
              </w:rPr>
              <w:t>YES</w:t>
            </w:r>
          </w:p>
        </w:tc>
      </w:tr>
      <w:tr w:rsidR="00841CC1" w14:paraId="5B103BEF" w14:textId="77777777" w:rsidTr="12C8683D">
        <w:tc>
          <w:tcPr>
            <w:tcW w:w="7479" w:type="dxa"/>
          </w:tcPr>
          <w:p w14:paraId="1063A221" w14:textId="77777777" w:rsidR="00841CC1" w:rsidRPr="002B752A" w:rsidRDefault="00841CC1" w:rsidP="00DA1DBA">
            <w:pPr>
              <w:jc w:val="both"/>
              <w:rPr>
                <w:sz w:val="24"/>
                <w:szCs w:val="24"/>
              </w:rPr>
            </w:pPr>
            <w:r w:rsidRPr="002B752A">
              <w:rPr>
                <w:sz w:val="24"/>
                <w:szCs w:val="24"/>
              </w:rPr>
              <w:t>The table of contents (TOC) is updated as necessary.</w:t>
            </w:r>
          </w:p>
        </w:tc>
        <w:tc>
          <w:tcPr>
            <w:tcW w:w="2097" w:type="dxa"/>
          </w:tcPr>
          <w:p w14:paraId="594F878E" w14:textId="72E54884" w:rsidR="00841CC1" w:rsidRPr="002D17AD" w:rsidRDefault="00841CC1" w:rsidP="12C8683D">
            <w:pPr>
              <w:jc w:val="center"/>
              <w:rPr>
                <w:sz w:val="24"/>
                <w:szCs w:val="24"/>
              </w:rPr>
            </w:pPr>
            <w:r w:rsidRPr="12C8683D">
              <w:rPr>
                <w:sz w:val="24"/>
                <w:szCs w:val="24"/>
              </w:rPr>
              <w:t>YES</w:t>
            </w:r>
          </w:p>
        </w:tc>
      </w:tr>
      <w:tr w:rsidR="00841CC1" w14:paraId="24BF1BB4" w14:textId="77777777" w:rsidTr="12C8683D">
        <w:tc>
          <w:tcPr>
            <w:tcW w:w="7479" w:type="dxa"/>
          </w:tcPr>
          <w:p w14:paraId="18D82880" w14:textId="77777777" w:rsidR="00841CC1" w:rsidRPr="002B752A" w:rsidRDefault="00841CC1" w:rsidP="00DA1DBA">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379686D3" w14:textId="5276A9FD" w:rsidR="00841CC1" w:rsidRPr="002D17AD" w:rsidRDefault="00841CC1" w:rsidP="12C8683D">
            <w:pPr>
              <w:jc w:val="center"/>
              <w:rPr>
                <w:sz w:val="24"/>
                <w:szCs w:val="24"/>
              </w:rPr>
            </w:pPr>
            <w:r w:rsidRPr="12C8683D">
              <w:rPr>
                <w:sz w:val="24"/>
                <w:szCs w:val="24"/>
              </w:rPr>
              <w:t>YES</w:t>
            </w:r>
          </w:p>
        </w:tc>
      </w:tr>
      <w:tr w:rsidR="00841CC1" w14:paraId="2AE84EDD" w14:textId="77777777" w:rsidTr="12C8683D">
        <w:tc>
          <w:tcPr>
            <w:tcW w:w="7479" w:type="dxa"/>
          </w:tcPr>
          <w:p w14:paraId="52969411" w14:textId="77777777" w:rsidR="00841CC1" w:rsidRPr="002B752A" w:rsidRDefault="00841CC1" w:rsidP="00DA1DBA">
            <w:pPr>
              <w:jc w:val="both"/>
              <w:rPr>
                <w:sz w:val="24"/>
                <w:szCs w:val="24"/>
              </w:rPr>
            </w:pPr>
            <w:r w:rsidRPr="002B752A">
              <w:rPr>
                <w:sz w:val="24"/>
                <w:szCs w:val="24"/>
              </w:rPr>
              <w:t xml:space="preserve">The language grammar is used appropriately. </w:t>
            </w:r>
          </w:p>
        </w:tc>
        <w:tc>
          <w:tcPr>
            <w:tcW w:w="2097" w:type="dxa"/>
          </w:tcPr>
          <w:p w14:paraId="75BB3B8C" w14:textId="69B4203D" w:rsidR="00841CC1" w:rsidRPr="002D17AD" w:rsidRDefault="00841CC1" w:rsidP="12C8683D">
            <w:pPr>
              <w:jc w:val="center"/>
              <w:rPr>
                <w:sz w:val="24"/>
                <w:szCs w:val="24"/>
              </w:rPr>
            </w:pPr>
            <w:r w:rsidRPr="12C8683D">
              <w:rPr>
                <w:sz w:val="24"/>
                <w:szCs w:val="24"/>
              </w:rPr>
              <w:t>YES</w:t>
            </w:r>
          </w:p>
        </w:tc>
      </w:tr>
      <w:tr w:rsidR="00841CC1" w14:paraId="3D8E144F" w14:textId="77777777" w:rsidTr="12C8683D">
        <w:tc>
          <w:tcPr>
            <w:tcW w:w="7479" w:type="dxa"/>
          </w:tcPr>
          <w:p w14:paraId="2D26486E" w14:textId="77777777" w:rsidR="00841CC1" w:rsidRPr="002B752A" w:rsidRDefault="00841CC1" w:rsidP="00DA1DBA">
            <w:pPr>
              <w:jc w:val="both"/>
              <w:rPr>
                <w:sz w:val="24"/>
                <w:szCs w:val="24"/>
              </w:rPr>
            </w:pPr>
            <w:r w:rsidRPr="002B752A">
              <w:rPr>
                <w:sz w:val="24"/>
                <w:szCs w:val="24"/>
              </w:rPr>
              <w:t>Sentences are written as full sentences.</w:t>
            </w:r>
          </w:p>
        </w:tc>
        <w:tc>
          <w:tcPr>
            <w:tcW w:w="2097" w:type="dxa"/>
          </w:tcPr>
          <w:p w14:paraId="30B57D20" w14:textId="70DC1462" w:rsidR="00841CC1" w:rsidRPr="002D17AD" w:rsidRDefault="00841CC1" w:rsidP="12C8683D">
            <w:pPr>
              <w:jc w:val="center"/>
              <w:rPr>
                <w:sz w:val="24"/>
                <w:szCs w:val="24"/>
              </w:rPr>
            </w:pPr>
            <w:r w:rsidRPr="12C8683D">
              <w:rPr>
                <w:sz w:val="24"/>
                <w:szCs w:val="24"/>
              </w:rPr>
              <w:t>YES</w:t>
            </w:r>
          </w:p>
        </w:tc>
      </w:tr>
      <w:tr w:rsidR="00841CC1" w14:paraId="0695EBBE" w14:textId="77777777" w:rsidTr="12C8683D">
        <w:tc>
          <w:tcPr>
            <w:tcW w:w="7479" w:type="dxa"/>
          </w:tcPr>
          <w:p w14:paraId="0EADF2D1" w14:textId="77777777" w:rsidR="00841CC1" w:rsidRPr="002B752A" w:rsidRDefault="00841CC1" w:rsidP="00DA1DBA">
            <w:pPr>
              <w:jc w:val="both"/>
              <w:rPr>
                <w:sz w:val="24"/>
                <w:szCs w:val="24"/>
              </w:rPr>
            </w:pPr>
            <w:r w:rsidRPr="002B752A">
              <w:rPr>
                <w:sz w:val="24"/>
                <w:szCs w:val="24"/>
              </w:rPr>
              <w:t>The wording in the document is formal</w:t>
            </w:r>
            <w:r>
              <w:rPr>
                <w:sz w:val="24"/>
                <w:szCs w:val="24"/>
              </w:rPr>
              <w:t>.</w:t>
            </w:r>
          </w:p>
        </w:tc>
        <w:tc>
          <w:tcPr>
            <w:tcW w:w="2097" w:type="dxa"/>
          </w:tcPr>
          <w:p w14:paraId="424906C8" w14:textId="684B6CEB" w:rsidR="00841CC1" w:rsidRPr="002D17AD" w:rsidRDefault="00841CC1" w:rsidP="12C8683D">
            <w:pPr>
              <w:jc w:val="center"/>
              <w:rPr>
                <w:sz w:val="24"/>
                <w:szCs w:val="24"/>
              </w:rPr>
            </w:pPr>
            <w:r w:rsidRPr="12C8683D">
              <w:rPr>
                <w:sz w:val="24"/>
                <w:szCs w:val="24"/>
              </w:rPr>
              <w:t>YES</w:t>
            </w:r>
          </w:p>
        </w:tc>
      </w:tr>
      <w:tr w:rsidR="00841CC1" w14:paraId="7298ADE9" w14:textId="77777777" w:rsidTr="12C8683D">
        <w:tc>
          <w:tcPr>
            <w:tcW w:w="7479" w:type="dxa"/>
          </w:tcPr>
          <w:p w14:paraId="40819DA2" w14:textId="77777777" w:rsidR="00841CC1" w:rsidRPr="002B752A" w:rsidRDefault="00841CC1" w:rsidP="00DA1DBA">
            <w:pPr>
              <w:jc w:val="both"/>
              <w:rPr>
                <w:sz w:val="24"/>
                <w:szCs w:val="24"/>
              </w:rPr>
            </w:pPr>
            <w:r w:rsidRPr="002B752A">
              <w:rPr>
                <w:sz w:val="24"/>
                <w:szCs w:val="24"/>
              </w:rPr>
              <w:t>The wording in the document is clear.</w:t>
            </w:r>
          </w:p>
        </w:tc>
        <w:tc>
          <w:tcPr>
            <w:tcW w:w="2097" w:type="dxa"/>
          </w:tcPr>
          <w:p w14:paraId="47891FE0" w14:textId="5A85D16B" w:rsidR="00841CC1" w:rsidRPr="002D17AD" w:rsidRDefault="00841CC1" w:rsidP="12C8683D">
            <w:pPr>
              <w:jc w:val="center"/>
              <w:rPr>
                <w:sz w:val="24"/>
                <w:szCs w:val="24"/>
              </w:rPr>
            </w:pPr>
            <w:r w:rsidRPr="12C8683D">
              <w:rPr>
                <w:sz w:val="24"/>
                <w:szCs w:val="24"/>
              </w:rPr>
              <w:t>YES</w:t>
            </w:r>
          </w:p>
        </w:tc>
      </w:tr>
      <w:tr w:rsidR="00841CC1" w14:paraId="796D199A" w14:textId="77777777" w:rsidTr="12C8683D">
        <w:tc>
          <w:tcPr>
            <w:tcW w:w="7479" w:type="dxa"/>
          </w:tcPr>
          <w:p w14:paraId="6654C62B" w14:textId="77777777" w:rsidR="00841CC1" w:rsidRPr="002B752A" w:rsidRDefault="00841CC1" w:rsidP="00DA1DBA">
            <w:pPr>
              <w:jc w:val="both"/>
              <w:rPr>
                <w:sz w:val="24"/>
                <w:szCs w:val="24"/>
              </w:rPr>
            </w:pPr>
            <w:r w:rsidRPr="002B752A">
              <w:rPr>
                <w:sz w:val="24"/>
                <w:szCs w:val="24"/>
              </w:rPr>
              <w:t>The wording in the document is professional.</w:t>
            </w:r>
          </w:p>
        </w:tc>
        <w:tc>
          <w:tcPr>
            <w:tcW w:w="2097" w:type="dxa"/>
          </w:tcPr>
          <w:p w14:paraId="5D4349A5" w14:textId="0A26B371" w:rsidR="00841CC1" w:rsidRPr="002D17AD" w:rsidRDefault="00841CC1" w:rsidP="12C8683D">
            <w:pPr>
              <w:jc w:val="center"/>
              <w:rPr>
                <w:sz w:val="24"/>
                <w:szCs w:val="24"/>
              </w:rPr>
            </w:pPr>
            <w:r w:rsidRPr="12C8683D">
              <w:rPr>
                <w:sz w:val="24"/>
                <w:szCs w:val="24"/>
              </w:rPr>
              <w:t>YES</w:t>
            </w:r>
          </w:p>
        </w:tc>
      </w:tr>
      <w:tr w:rsidR="00841CC1" w14:paraId="61CD499B" w14:textId="77777777" w:rsidTr="12C8683D">
        <w:tc>
          <w:tcPr>
            <w:tcW w:w="7479" w:type="dxa"/>
          </w:tcPr>
          <w:p w14:paraId="697C20E7" w14:textId="77777777" w:rsidR="00841CC1" w:rsidRPr="002B752A" w:rsidRDefault="00841CC1" w:rsidP="00DA1DBA">
            <w:pPr>
              <w:jc w:val="both"/>
              <w:rPr>
                <w:sz w:val="24"/>
                <w:szCs w:val="24"/>
              </w:rPr>
            </w:pPr>
            <w:r w:rsidRPr="002B752A">
              <w:rPr>
                <w:sz w:val="24"/>
                <w:szCs w:val="24"/>
              </w:rPr>
              <w:t>All project-related definitions, acronyms, and abbreviations sections are included in the related tables.</w:t>
            </w:r>
          </w:p>
        </w:tc>
        <w:tc>
          <w:tcPr>
            <w:tcW w:w="2097" w:type="dxa"/>
          </w:tcPr>
          <w:p w14:paraId="5A0736C7" w14:textId="718DEF18" w:rsidR="00841CC1" w:rsidRPr="002D17AD" w:rsidRDefault="00841CC1" w:rsidP="12C8683D">
            <w:pPr>
              <w:jc w:val="center"/>
              <w:rPr>
                <w:sz w:val="24"/>
                <w:szCs w:val="24"/>
              </w:rPr>
            </w:pPr>
            <w:r w:rsidRPr="12C8683D">
              <w:rPr>
                <w:sz w:val="24"/>
                <w:szCs w:val="24"/>
              </w:rPr>
              <w:t>YES</w:t>
            </w:r>
          </w:p>
        </w:tc>
      </w:tr>
      <w:tr w:rsidR="00841CC1" w14:paraId="3C0A0CD8" w14:textId="77777777" w:rsidTr="12C8683D">
        <w:tc>
          <w:tcPr>
            <w:tcW w:w="7479" w:type="dxa"/>
          </w:tcPr>
          <w:p w14:paraId="1B8DACEE" w14:textId="77777777" w:rsidR="00841CC1" w:rsidRPr="002B752A" w:rsidRDefault="00841CC1" w:rsidP="00DA1DBA">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252FF656" w14:textId="5528E39D" w:rsidR="00841CC1" w:rsidRPr="002D17AD" w:rsidRDefault="00841CC1" w:rsidP="12C8683D">
            <w:pPr>
              <w:jc w:val="center"/>
              <w:rPr>
                <w:sz w:val="24"/>
                <w:szCs w:val="24"/>
              </w:rPr>
            </w:pPr>
            <w:r w:rsidRPr="12C8683D">
              <w:rPr>
                <w:sz w:val="24"/>
                <w:szCs w:val="24"/>
              </w:rPr>
              <w:t>YES</w:t>
            </w:r>
          </w:p>
        </w:tc>
      </w:tr>
      <w:tr w:rsidR="00841CC1" w14:paraId="4333A47C" w14:textId="77777777" w:rsidTr="12C8683D">
        <w:tc>
          <w:tcPr>
            <w:tcW w:w="7479" w:type="dxa"/>
          </w:tcPr>
          <w:p w14:paraId="689B9EDF" w14:textId="77777777" w:rsidR="00841CC1" w:rsidRPr="002B752A" w:rsidRDefault="00841CC1" w:rsidP="00DA1DBA">
            <w:pPr>
              <w:jc w:val="both"/>
              <w:rPr>
                <w:sz w:val="24"/>
                <w:szCs w:val="24"/>
              </w:rPr>
            </w:pPr>
            <w:r w:rsidRPr="002B752A">
              <w:rPr>
                <w:sz w:val="24"/>
                <w:szCs w:val="24"/>
              </w:rPr>
              <w:t>The purpose and scope of the document are adequately described.</w:t>
            </w:r>
          </w:p>
        </w:tc>
        <w:tc>
          <w:tcPr>
            <w:tcW w:w="2097" w:type="dxa"/>
          </w:tcPr>
          <w:p w14:paraId="352ABA23" w14:textId="3AD78654" w:rsidR="00841CC1" w:rsidRPr="002D17AD" w:rsidRDefault="00841CC1" w:rsidP="12C8683D">
            <w:pPr>
              <w:jc w:val="center"/>
              <w:rPr>
                <w:sz w:val="24"/>
                <w:szCs w:val="24"/>
              </w:rPr>
            </w:pPr>
            <w:r w:rsidRPr="12C8683D">
              <w:rPr>
                <w:sz w:val="24"/>
                <w:szCs w:val="24"/>
              </w:rPr>
              <w:t>YES</w:t>
            </w:r>
          </w:p>
        </w:tc>
      </w:tr>
      <w:tr w:rsidR="00841CC1" w14:paraId="33531FF3" w14:textId="77777777" w:rsidTr="12C8683D">
        <w:tc>
          <w:tcPr>
            <w:tcW w:w="7479" w:type="dxa"/>
          </w:tcPr>
          <w:p w14:paraId="2F3A05BC" w14:textId="77777777" w:rsidR="00841CC1" w:rsidRPr="002B752A" w:rsidRDefault="00841CC1" w:rsidP="00DA1DBA">
            <w:pPr>
              <w:jc w:val="both"/>
              <w:rPr>
                <w:sz w:val="24"/>
                <w:szCs w:val="24"/>
              </w:rPr>
            </w:pPr>
            <w:r>
              <w:rPr>
                <w:sz w:val="24"/>
                <w:szCs w:val="24"/>
              </w:rPr>
              <w:t>All sections include the necessary and adequate information.</w:t>
            </w:r>
          </w:p>
        </w:tc>
        <w:tc>
          <w:tcPr>
            <w:tcW w:w="2097" w:type="dxa"/>
          </w:tcPr>
          <w:p w14:paraId="5FFACB38" w14:textId="365F06A3" w:rsidR="00841CC1" w:rsidRPr="002D17AD" w:rsidRDefault="00841CC1" w:rsidP="12C8683D">
            <w:pPr>
              <w:jc w:val="center"/>
              <w:rPr>
                <w:sz w:val="24"/>
                <w:szCs w:val="24"/>
              </w:rPr>
            </w:pPr>
            <w:r w:rsidRPr="12C8683D">
              <w:rPr>
                <w:sz w:val="24"/>
                <w:szCs w:val="24"/>
              </w:rPr>
              <w:t>YES</w:t>
            </w:r>
          </w:p>
        </w:tc>
      </w:tr>
      <w:tr w:rsidR="00841CC1" w14:paraId="08A7439B" w14:textId="77777777" w:rsidTr="12C8683D">
        <w:tc>
          <w:tcPr>
            <w:tcW w:w="7479" w:type="dxa"/>
          </w:tcPr>
          <w:p w14:paraId="16FD89BE" w14:textId="5D170370" w:rsidR="00841CC1" w:rsidRPr="003972AF" w:rsidRDefault="00841CC1" w:rsidP="00DA1DBA">
            <w:pPr>
              <w:jc w:val="both"/>
              <w:rPr>
                <w:sz w:val="24"/>
                <w:szCs w:val="24"/>
              </w:rPr>
            </w:pPr>
            <w:r w:rsidRPr="003972AF">
              <w:rPr>
                <w:sz w:val="24"/>
                <w:szCs w:val="24"/>
              </w:rPr>
              <w:t xml:space="preserve">The </w:t>
            </w:r>
            <w:r w:rsidR="00C524B8">
              <w:rPr>
                <w:sz w:val="24"/>
                <w:szCs w:val="24"/>
              </w:rPr>
              <w:t>design decisions, design constraints, and the related reasonings</w:t>
            </w:r>
            <w:r w:rsidRPr="003972AF">
              <w:rPr>
                <w:sz w:val="24"/>
                <w:szCs w:val="24"/>
              </w:rPr>
              <w:t xml:space="preserve"> are written in full sentences.</w:t>
            </w:r>
          </w:p>
        </w:tc>
        <w:tc>
          <w:tcPr>
            <w:tcW w:w="2097" w:type="dxa"/>
          </w:tcPr>
          <w:p w14:paraId="1799F70C" w14:textId="10417D07" w:rsidR="00841CC1" w:rsidRDefault="00841CC1" w:rsidP="12C8683D">
            <w:pPr>
              <w:jc w:val="center"/>
              <w:rPr>
                <w:sz w:val="24"/>
                <w:szCs w:val="24"/>
              </w:rPr>
            </w:pPr>
            <w:r w:rsidRPr="12C8683D">
              <w:rPr>
                <w:sz w:val="24"/>
                <w:szCs w:val="24"/>
              </w:rPr>
              <w:t>YES</w:t>
            </w:r>
          </w:p>
        </w:tc>
      </w:tr>
      <w:tr w:rsidR="00841CC1" w14:paraId="2FAB3981" w14:textId="77777777" w:rsidTr="12C8683D">
        <w:tc>
          <w:tcPr>
            <w:tcW w:w="7479" w:type="dxa"/>
          </w:tcPr>
          <w:p w14:paraId="13D94649" w14:textId="723601A1" w:rsidR="00841CC1" w:rsidRPr="003972AF" w:rsidRDefault="00C524B8" w:rsidP="00DA1DBA">
            <w:pPr>
              <w:jc w:val="both"/>
              <w:rPr>
                <w:sz w:val="24"/>
                <w:szCs w:val="24"/>
              </w:rPr>
            </w:pPr>
            <w:r>
              <w:rPr>
                <w:sz w:val="24"/>
                <w:szCs w:val="24"/>
              </w:rPr>
              <w:t>The system designs are provided in such detail to guide the remaining development process.</w:t>
            </w:r>
          </w:p>
        </w:tc>
        <w:tc>
          <w:tcPr>
            <w:tcW w:w="2097" w:type="dxa"/>
          </w:tcPr>
          <w:p w14:paraId="116A221C" w14:textId="5803B71C" w:rsidR="00841CC1" w:rsidRDefault="40889652" w:rsidP="12C8683D">
            <w:pPr>
              <w:jc w:val="center"/>
              <w:rPr>
                <w:sz w:val="24"/>
                <w:szCs w:val="24"/>
              </w:rPr>
            </w:pPr>
            <w:r w:rsidRPr="12C8683D">
              <w:rPr>
                <w:sz w:val="24"/>
                <w:szCs w:val="24"/>
              </w:rPr>
              <w:t>YES</w:t>
            </w:r>
          </w:p>
        </w:tc>
      </w:tr>
      <w:tr w:rsidR="00841CC1" w14:paraId="3D9F7937" w14:textId="77777777" w:rsidTr="12C8683D">
        <w:tc>
          <w:tcPr>
            <w:tcW w:w="7479" w:type="dxa"/>
          </w:tcPr>
          <w:p w14:paraId="56C9DF95" w14:textId="49568C31" w:rsidR="00841CC1" w:rsidRPr="002B752A" w:rsidRDefault="00C524B8" w:rsidP="00DA1DBA">
            <w:pPr>
              <w:jc w:val="both"/>
              <w:rPr>
                <w:sz w:val="24"/>
                <w:szCs w:val="24"/>
              </w:rPr>
            </w:pPr>
            <w:r>
              <w:rPr>
                <w:sz w:val="24"/>
                <w:szCs w:val="24"/>
              </w:rPr>
              <w:t>The user interface designs are provided in such detail to guide the remaining development process.</w:t>
            </w:r>
          </w:p>
        </w:tc>
        <w:tc>
          <w:tcPr>
            <w:tcW w:w="2097" w:type="dxa"/>
          </w:tcPr>
          <w:p w14:paraId="1993292E" w14:textId="6740860B" w:rsidR="00841CC1" w:rsidRDefault="00841CC1" w:rsidP="12C8683D">
            <w:pPr>
              <w:jc w:val="center"/>
              <w:rPr>
                <w:sz w:val="24"/>
                <w:szCs w:val="24"/>
              </w:rPr>
            </w:pPr>
            <w:r w:rsidRPr="12C8683D">
              <w:rPr>
                <w:sz w:val="24"/>
                <w:szCs w:val="24"/>
              </w:rPr>
              <w:t>YES</w:t>
            </w:r>
          </w:p>
        </w:tc>
      </w:tr>
      <w:tr w:rsidR="00841CC1" w14:paraId="63DB92CA" w14:textId="77777777" w:rsidTr="12C8683D">
        <w:tc>
          <w:tcPr>
            <w:tcW w:w="7479" w:type="dxa"/>
          </w:tcPr>
          <w:p w14:paraId="29FA12F7" w14:textId="5808B95A" w:rsidR="00841CC1" w:rsidRDefault="00C524B8" w:rsidP="00DA1DBA">
            <w:pPr>
              <w:jc w:val="both"/>
              <w:rPr>
                <w:sz w:val="24"/>
                <w:szCs w:val="24"/>
              </w:rPr>
            </w:pPr>
            <w:r>
              <w:rPr>
                <w:sz w:val="24"/>
                <w:szCs w:val="24"/>
              </w:rPr>
              <w:t>The modules are described with adequate descriptions.</w:t>
            </w:r>
          </w:p>
        </w:tc>
        <w:tc>
          <w:tcPr>
            <w:tcW w:w="2097" w:type="dxa"/>
          </w:tcPr>
          <w:p w14:paraId="79B65B5A" w14:textId="0620AED5" w:rsidR="00841CC1" w:rsidRDefault="00841CC1" w:rsidP="12C8683D">
            <w:pPr>
              <w:jc w:val="center"/>
              <w:rPr>
                <w:sz w:val="24"/>
                <w:szCs w:val="24"/>
              </w:rPr>
            </w:pPr>
            <w:r w:rsidRPr="12C8683D">
              <w:rPr>
                <w:sz w:val="24"/>
                <w:szCs w:val="24"/>
              </w:rPr>
              <w:t>YES</w:t>
            </w:r>
          </w:p>
        </w:tc>
      </w:tr>
    </w:tbl>
    <w:p w14:paraId="4DCD74EE" w14:textId="77777777" w:rsidR="00841CC1" w:rsidRDefault="00841CC1" w:rsidP="00841CC1"/>
    <w:tbl>
      <w:tblPr>
        <w:tblStyle w:val="TableGrid"/>
        <w:tblW w:w="0" w:type="auto"/>
        <w:tblLook w:val="04A0" w:firstRow="1" w:lastRow="0" w:firstColumn="1" w:lastColumn="0" w:noHBand="0" w:noVBand="1"/>
      </w:tblPr>
      <w:tblGrid>
        <w:gridCol w:w="7479"/>
        <w:gridCol w:w="2097"/>
      </w:tblGrid>
      <w:tr w:rsidR="00841CC1" w:rsidRPr="00F1197C" w14:paraId="5C19F9F7" w14:textId="77777777" w:rsidTr="12C8683D">
        <w:tc>
          <w:tcPr>
            <w:tcW w:w="7479" w:type="dxa"/>
          </w:tcPr>
          <w:p w14:paraId="5E0BBE7A" w14:textId="77777777" w:rsidR="00841CC1" w:rsidRPr="00F1197C" w:rsidRDefault="00841CC1" w:rsidP="00DA1DBA">
            <w:pPr>
              <w:jc w:val="both"/>
              <w:rPr>
                <w:b/>
                <w:bCs/>
                <w:sz w:val="28"/>
                <w:szCs w:val="28"/>
              </w:rPr>
            </w:pPr>
            <w:r w:rsidRPr="00F1197C">
              <w:rPr>
                <w:b/>
                <w:bCs/>
                <w:sz w:val="28"/>
                <w:szCs w:val="28"/>
              </w:rPr>
              <w:t>Final Control</w:t>
            </w:r>
          </w:p>
        </w:tc>
        <w:tc>
          <w:tcPr>
            <w:tcW w:w="2097" w:type="dxa"/>
          </w:tcPr>
          <w:p w14:paraId="03973D5E" w14:textId="77777777" w:rsidR="00841CC1" w:rsidRPr="002D17AD" w:rsidRDefault="00841CC1" w:rsidP="00DA1DBA">
            <w:pPr>
              <w:jc w:val="center"/>
              <w:rPr>
                <w:b/>
                <w:bCs/>
                <w:sz w:val="28"/>
                <w:szCs w:val="28"/>
              </w:rPr>
            </w:pPr>
            <w:r w:rsidRPr="002D17AD">
              <w:rPr>
                <w:b/>
                <w:bCs/>
                <w:sz w:val="28"/>
                <w:szCs w:val="28"/>
              </w:rPr>
              <w:t>Yes/No</w:t>
            </w:r>
          </w:p>
        </w:tc>
      </w:tr>
      <w:tr w:rsidR="00841CC1" w:rsidRPr="002B752A" w14:paraId="2552ACAC" w14:textId="77777777" w:rsidTr="12C8683D">
        <w:tc>
          <w:tcPr>
            <w:tcW w:w="7479" w:type="dxa"/>
          </w:tcPr>
          <w:p w14:paraId="6B97691F" w14:textId="77777777" w:rsidR="00841CC1" w:rsidRPr="002B752A" w:rsidRDefault="00841CC1" w:rsidP="00DA1DBA">
            <w:pPr>
              <w:jc w:val="both"/>
              <w:rPr>
                <w:sz w:val="24"/>
                <w:szCs w:val="24"/>
              </w:rPr>
            </w:pPr>
            <w:r>
              <w:rPr>
                <w:sz w:val="24"/>
                <w:szCs w:val="24"/>
              </w:rPr>
              <w:t>The document is checked based on the “Team Project Artifacts Common Errors” Guideline. The document is ready for release.</w:t>
            </w:r>
          </w:p>
        </w:tc>
        <w:tc>
          <w:tcPr>
            <w:tcW w:w="2097" w:type="dxa"/>
          </w:tcPr>
          <w:p w14:paraId="2AA8B5C9" w14:textId="57F68A42" w:rsidR="00841CC1" w:rsidRPr="002B752A" w:rsidRDefault="00841CC1" w:rsidP="12C8683D">
            <w:pPr>
              <w:jc w:val="center"/>
              <w:rPr>
                <w:b/>
                <w:bCs/>
                <w:sz w:val="24"/>
                <w:szCs w:val="24"/>
              </w:rPr>
            </w:pPr>
            <w:r w:rsidRPr="12C8683D">
              <w:rPr>
                <w:sz w:val="24"/>
                <w:szCs w:val="24"/>
              </w:rPr>
              <w:t>NO</w:t>
            </w:r>
          </w:p>
        </w:tc>
      </w:tr>
      <w:tr w:rsidR="00841CC1" w:rsidRPr="002B752A" w14:paraId="6DDB9948" w14:textId="77777777" w:rsidTr="12C8683D">
        <w:tc>
          <w:tcPr>
            <w:tcW w:w="7479" w:type="dxa"/>
          </w:tcPr>
          <w:p w14:paraId="6FB7155A" w14:textId="639F07D4" w:rsidR="00C524B8" w:rsidRPr="00C524B8" w:rsidRDefault="00841CC1" w:rsidP="00C524B8">
            <w:pPr>
              <w:jc w:val="both"/>
              <w:rPr>
                <w:sz w:val="24"/>
                <w:szCs w:val="24"/>
              </w:rPr>
            </w:pPr>
            <w:r>
              <w:rPr>
                <w:sz w:val="24"/>
                <w:szCs w:val="24"/>
              </w:rPr>
              <w:t>The document is not ready for release.</w:t>
            </w:r>
          </w:p>
        </w:tc>
        <w:tc>
          <w:tcPr>
            <w:tcW w:w="2097" w:type="dxa"/>
          </w:tcPr>
          <w:p w14:paraId="5DBB19DA" w14:textId="5D8494FC" w:rsidR="00841CC1" w:rsidRPr="002B752A" w:rsidRDefault="00841CC1" w:rsidP="12C8683D">
            <w:pPr>
              <w:jc w:val="center"/>
              <w:rPr>
                <w:sz w:val="24"/>
                <w:szCs w:val="24"/>
              </w:rPr>
            </w:pPr>
            <w:commentRangeStart w:id="3"/>
            <w:r w:rsidRPr="12C8683D">
              <w:rPr>
                <w:sz w:val="24"/>
                <w:szCs w:val="24"/>
              </w:rPr>
              <w:t>YES</w:t>
            </w:r>
            <w:commentRangeEnd w:id="3"/>
            <w:r w:rsidR="000B2DBF">
              <w:rPr>
                <w:rStyle w:val="CommentReference"/>
              </w:rPr>
              <w:commentReference w:id="3"/>
            </w:r>
          </w:p>
        </w:tc>
      </w:tr>
    </w:tbl>
    <w:p w14:paraId="3D529DAC" w14:textId="77777777" w:rsidR="00C524B8" w:rsidRPr="00C524B8" w:rsidRDefault="00C524B8">
      <w:pPr>
        <w:widowControl/>
        <w:spacing w:line="240" w:lineRule="auto"/>
        <w:rPr>
          <w:rFonts w:ascii="Arial" w:hAnsi="Arial"/>
          <w:bCs/>
          <w:sz w:val="24"/>
          <w:szCs w:val="24"/>
        </w:rPr>
      </w:pPr>
      <w:r>
        <w:rPr>
          <w:rFonts w:ascii="Arial" w:hAnsi="Arial"/>
          <w:b/>
          <w:sz w:val="36"/>
        </w:rPr>
        <w:br w:type="page"/>
      </w:r>
    </w:p>
    <w:p w14:paraId="67834AC5" w14:textId="10F3DF4E" w:rsidR="002360D8" w:rsidRDefault="002360D8" w:rsidP="002360D8">
      <w:pPr>
        <w:pStyle w:val="Title"/>
      </w:pPr>
      <w:r>
        <w:lastRenderedPageBreak/>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841CC1" w14:paraId="3483FF82" w14:textId="77777777" w:rsidTr="12C8683D">
        <w:tc>
          <w:tcPr>
            <w:tcW w:w="2304" w:type="dxa"/>
          </w:tcPr>
          <w:p w14:paraId="32D856E9" w14:textId="35CB5F3E" w:rsidR="00841CC1" w:rsidRDefault="00841CC1" w:rsidP="00DA1DBA">
            <w:pPr>
              <w:pStyle w:val="Tabletext"/>
              <w:jc w:val="center"/>
              <w:rPr>
                <w:b/>
              </w:rPr>
            </w:pPr>
            <w:r>
              <w:rPr>
                <w:b/>
              </w:rPr>
              <w:t>Name</w:t>
            </w:r>
          </w:p>
        </w:tc>
        <w:tc>
          <w:tcPr>
            <w:tcW w:w="2624" w:type="dxa"/>
          </w:tcPr>
          <w:p w14:paraId="308AFF56" w14:textId="79593824" w:rsidR="00841CC1" w:rsidRDefault="00841CC1" w:rsidP="00DA1DBA">
            <w:pPr>
              <w:pStyle w:val="Tabletext"/>
              <w:jc w:val="center"/>
              <w:rPr>
                <w:b/>
              </w:rPr>
            </w:pPr>
            <w:r>
              <w:rPr>
                <w:b/>
              </w:rPr>
              <w:t>Role</w:t>
            </w:r>
          </w:p>
        </w:tc>
        <w:tc>
          <w:tcPr>
            <w:tcW w:w="2835" w:type="dxa"/>
          </w:tcPr>
          <w:p w14:paraId="5F726626" w14:textId="2A03FAB5" w:rsidR="00841CC1" w:rsidRDefault="00841CC1" w:rsidP="00DA1DBA">
            <w:pPr>
              <w:pStyle w:val="Tabletext"/>
              <w:jc w:val="center"/>
              <w:rPr>
                <w:b/>
              </w:rPr>
            </w:pPr>
            <w:r>
              <w:rPr>
                <w:b/>
              </w:rPr>
              <w:t>Approval (Signature)</w:t>
            </w:r>
          </w:p>
        </w:tc>
        <w:tc>
          <w:tcPr>
            <w:tcW w:w="1741" w:type="dxa"/>
          </w:tcPr>
          <w:p w14:paraId="42C5ACD3" w14:textId="55E98D57" w:rsidR="00841CC1" w:rsidRDefault="00841CC1" w:rsidP="00DA1DBA">
            <w:pPr>
              <w:pStyle w:val="Tabletext"/>
              <w:jc w:val="center"/>
              <w:rPr>
                <w:b/>
              </w:rPr>
            </w:pPr>
            <w:r>
              <w:rPr>
                <w:b/>
              </w:rPr>
              <w:t>Approval Date</w:t>
            </w:r>
          </w:p>
        </w:tc>
      </w:tr>
      <w:tr w:rsidR="00841CC1" w14:paraId="216E40E7" w14:textId="77777777" w:rsidTr="12C8683D">
        <w:tc>
          <w:tcPr>
            <w:tcW w:w="2304" w:type="dxa"/>
          </w:tcPr>
          <w:p w14:paraId="46EDE46F" w14:textId="3FE3936D" w:rsidR="00841CC1" w:rsidRPr="00841CC1" w:rsidRDefault="445544CD" w:rsidP="12C8683D">
            <w:pPr>
              <w:pStyle w:val="Tabletext"/>
              <w:rPr>
                <w:rPrChange w:id="4" w:author="Khan, Ayesha" w:date="2026-04-04T03:46:00Z">
                  <w:rPr>
                    <w:color w:val="FF0000"/>
                  </w:rPr>
                </w:rPrChange>
              </w:rPr>
            </w:pPr>
            <w:r w:rsidRPr="12C8683D">
              <w:rPr>
                <w:rPrChange w:id="5" w:author="Khan, Ayesha" w:date="2026-04-04T03:46:00Z" w16du:dateUtc="2026-04-04T03:46:05Z">
                  <w:rPr>
                    <w:color w:val="FF0000"/>
                  </w:rPr>
                </w:rPrChange>
              </w:rPr>
              <w:t>Ayesha Khan</w:t>
            </w:r>
          </w:p>
        </w:tc>
        <w:tc>
          <w:tcPr>
            <w:tcW w:w="2624" w:type="dxa"/>
          </w:tcPr>
          <w:p w14:paraId="2F6157BB" w14:textId="17E25F22" w:rsidR="00841CC1" w:rsidRPr="00841CC1" w:rsidRDefault="445544CD">
            <w:pPr>
              <w:pStyle w:val="Tabletext"/>
              <w:rPr>
                <w:rPrChange w:id="6" w:author="Khan, Ayesha" w:date="2026-04-04T03:46:00Z">
                  <w:rPr>
                    <w:color w:val="FF0000"/>
                  </w:rPr>
                </w:rPrChange>
              </w:rPr>
              <w:pPrChange w:id="7" w:author="Khan, Ayesha" w:date="2026-04-03T22:28:00Z">
                <w:pPr/>
              </w:pPrChange>
            </w:pPr>
            <w:r w:rsidRPr="12C8683D">
              <w:rPr>
                <w:rPrChange w:id="8" w:author="Khan, Ayesha" w:date="2026-04-04T03:46:00Z" w16du:dateUtc="2026-04-04T03:46:05Z">
                  <w:rPr>
                    <w:color w:val="FF0000"/>
                  </w:rPr>
                </w:rPrChange>
              </w:rPr>
              <w:t xml:space="preserve">Project </w:t>
            </w:r>
            <w:r w:rsidR="666795AB" w:rsidRPr="12C8683D">
              <w:rPr>
                <w:rPrChange w:id="9" w:author="Khan, Ayesha" w:date="2026-04-04T03:46:00Z" w16du:dateUtc="2026-04-04T03:46:05Z">
                  <w:rPr>
                    <w:color w:val="FF0000"/>
                  </w:rPr>
                </w:rPrChange>
              </w:rPr>
              <w:t>Technical Manager</w:t>
            </w:r>
          </w:p>
        </w:tc>
        <w:tc>
          <w:tcPr>
            <w:tcW w:w="2835" w:type="dxa"/>
          </w:tcPr>
          <w:p w14:paraId="446F7FDE" w14:textId="4EF60888" w:rsidR="00841CC1" w:rsidRPr="00841CC1" w:rsidRDefault="6556483E" w:rsidP="12C8683D">
            <w:pPr>
              <w:pStyle w:val="Tabletext"/>
              <w:rPr>
                <w:rPrChange w:id="10" w:author="Khan, Ayesha" w:date="2026-04-04T03:46:00Z">
                  <w:rPr>
                    <w:color w:val="FF0000"/>
                  </w:rPr>
                </w:rPrChange>
              </w:rPr>
            </w:pPr>
            <w:r w:rsidRPr="12C8683D">
              <w:t>Ayesha Khan</w:t>
            </w:r>
          </w:p>
        </w:tc>
        <w:tc>
          <w:tcPr>
            <w:tcW w:w="1741" w:type="dxa"/>
          </w:tcPr>
          <w:p w14:paraId="048946D0" w14:textId="03C27009" w:rsidR="00841CC1" w:rsidRPr="00841CC1" w:rsidRDefault="1F78E12D" w:rsidP="12C8683D">
            <w:pPr>
              <w:pStyle w:val="Tabletext"/>
              <w:rPr>
                <w:rPrChange w:id="11" w:author="Khan, Ayesha" w:date="2026-04-04T03:46:00Z">
                  <w:rPr>
                    <w:color w:val="FF0000"/>
                  </w:rPr>
                </w:rPrChange>
              </w:rPr>
            </w:pPr>
            <w:r w:rsidRPr="12C8683D">
              <w:rPr>
                <w:rPrChange w:id="12" w:author="Khan, Ayesha" w:date="2026-04-04T03:46:00Z" w16du:dateUtc="2026-04-04T03:46:05Z">
                  <w:rPr>
                    <w:color w:val="FF0000"/>
                  </w:rPr>
                </w:rPrChange>
              </w:rPr>
              <w:t>04/03/2026</w:t>
            </w:r>
          </w:p>
        </w:tc>
      </w:tr>
      <w:tr w:rsidR="00841CC1" w14:paraId="6722486B" w14:textId="77777777" w:rsidTr="12C8683D">
        <w:tc>
          <w:tcPr>
            <w:tcW w:w="2304" w:type="dxa"/>
          </w:tcPr>
          <w:p w14:paraId="1DBC9F42" w14:textId="5F3512D1" w:rsidR="00841CC1" w:rsidRPr="00841CC1" w:rsidRDefault="2552E021" w:rsidP="12C8683D">
            <w:pPr>
              <w:rPr>
                <w:rPrChange w:id="13" w:author="Khan, Ayesha" w:date="2026-04-04T03:46:00Z">
                  <w:rPr>
                    <w:color w:val="FF0000"/>
                  </w:rPr>
                </w:rPrChange>
              </w:rPr>
            </w:pPr>
            <w:r w:rsidRPr="12C8683D">
              <w:rPr>
                <w:rPrChange w:id="14" w:author="Khan, Ayesha" w:date="2026-04-04T03:46:00Z" w16du:dateUtc="2026-04-04T03:46:05Z">
                  <w:rPr>
                    <w:color w:val="FF0000"/>
                  </w:rPr>
                </w:rPrChange>
              </w:rPr>
              <w:t>Andrew Tamez</w:t>
            </w:r>
          </w:p>
        </w:tc>
        <w:tc>
          <w:tcPr>
            <w:tcW w:w="2624" w:type="dxa"/>
          </w:tcPr>
          <w:p w14:paraId="68366970" w14:textId="1727473C" w:rsidR="00841CC1" w:rsidRPr="00841CC1" w:rsidRDefault="00841CC1" w:rsidP="12C8683D">
            <w:r w:rsidRPr="12C8683D">
              <w:t>Projec</w:t>
            </w:r>
            <w:r w:rsidR="00874561" w:rsidRPr="12C8683D">
              <w:t>t</w:t>
            </w:r>
            <w:r w:rsidR="57D0DDF4" w:rsidRPr="12C8683D">
              <w:t xml:space="preserve"> Design Manager</w:t>
            </w:r>
          </w:p>
        </w:tc>
        <w:tc>
          <w:tcPr>
            <w:tcW w:w="2835" w:type="dxa"/>
          </w:tcPr>
          <w:p w14:paraId="0A77CBF3" w14:textId="76CEC2AD" w:rsidR="00841CC1" w:rsidRPr="00841CC1" w:rsidRDefault="00A3045D" w:rsidP="12C8683D">
            <w:pPr>
              <w:pStyle w:val="Tabletext"/>
            </w:pPr>
            <w:r>
              <w:t>Andrew Tamez</w:t>
            </w:r>
          </w:p>
        </w:tc>
        <w:tc>
          <w:tcPr>
            <w:tcW w:w="1741" w:type="dxa"/>
          </w:tcPr>
          <w:p w14:paraId="30D7F016" w14:textId="6351CA55" w:rsidR="00841CC1" w:rsidRPr="00841CC1" w:rsidRDefault="59DDF5EB" w:rsidP="12C8683D">
            <w:pPr>
              <w:pStyle w:val="Tabletext"/>
            </w:pPr>
            <w:r w:rsidRPr="12C8683D">
              <w:t>04/03/2026</w:t>
            </w:r>
          </w:p>
        </w:tc>
      </w:tr>
      <w:tr w:rsidR="00841CC1" w14:paraId="5B730EF1" w14:textId="77777777" w:rsidTr="12C8683D">
        <w:tc>
          <w:tcPr>
            <w:tcW w:w="2304" w:type="dxa"/>
          </w:tcPr>
          <w:p w14:paraId="29411534" w14:textId="46BC4918" w:rsidR="00841CC1" w:rsidRPr="00841CC1" w:rsidRDefault="6D616FF8" w:rsidP="12C8683D">
            <w:pPr>
              <w:pStyle w:val="Tabletext"/>
              <w:rPr>
                <w:rPrChange w:id="15" w:author="Khan, Ayesha" w:date="2026-04-04T03:46:00Z">
                  <w:rPr>
                    <w:color w:val="FF0000"/>
                  </w:rPr>
                </w:rPrChange>
              </w:rPr>
            </w:pPr>
            <w:r w:rsidRPr="12C8683D">
              <w:rPr>
                <w:rPrChange w:id="16" w:author="Khan, Ayesha" w:date="2026-04-04T03:46:00Z" w16du:dateUtc="2026-04-04T03:46:05Z">
                  <w:rPr>
                    <w:color w:val="FF0000"/>
                  </w:rPr>
                </w:rPrChange>
              </w:rPr>
              <w:t>Eli Ventura</w:t>
            </w:r>
          </w:p>
        </w:tc>
        <w:tc>
          <w:tcPr>
            <w:tcW w:w="2624" w:type="dxa"/>
          </w:tcPr>
          <w:p w14:paraId="40D727AF" w14:textId="20A4249F" w:rsidR="00841CC1" w:rsidRPr="00841CC1" w:rsidRDefault="777DA5DD" w:rsidP="12C8683D">
            <w:pPr>
              <w:pStyle w:val="Tabletext"/>
              <w:rPr>
                <w:rPrChange w:id="17" w:author="Khan, Ayesha" w:date="2026-04-04T03:46:00Z">
                  <w:rPr>
                    <w:color w:val="FF0000"/>
                  </w:rPr>
                </w:rPrChange>
              </w:rPr>
            </w:pPr>
            <w:r w:rsidRPr="12C8683D">
              <w:rPr>
                <w:rPrChange w:id="18" w:author="Khan, Ayesha" w:date="2026-04-04T03:46:00Z" w16du:dateUtc="2026-04-04T03:46:05Z">
                  <w:rPr>
                    <w:color w:val="FF0000"/>
                  </w:rPr>
                </w:rPrChange>
              </w:rPr>
              <w:t xml:space="preserve">Project </w:t>
            </w:r>
            <w:r w:rsidR="0E240F3E" w:rsidRPr="12C8683D">
              <w:rPr>
                <w:rPrChange w:id="19" w:author="Khan, Ayesha" w:date="2026-04-04T03:46:00Z" w16du:dateUtc="2026-04-04T03:46:05Z">
                  <w:rPr>
                    <w:color w:val="FF0000"/>
                  </w:rPr>
                </w:rPrChange>
              </w:rPr>
              <w:t>Configuration</w:t>
            </w:r>
            <w:r w:rsidRPr="12C8683D">
              <w:rPr>
                <w:rPrChange w:id="20" w:author="Khan, Ayesha" w:date="2026-04-04T03:46:00Z" w16du:dateUtc="2026-04-04T03:46:05Z">
                  <w:rPr>
                    <w:color w:val="FF0000"/>
                  </w:rPr>
                </w:rPrChange>
              </w:rPr>
              <w:t xml:space="preserve"> Manager</w:t>
            </w:r>
          </w:p>
        </w:tc>
        <w:tc>
          <w:tcPr>
            <w:tcW w:w="2835" w:type="dxa"/>
          </w:tcPr>
          <w:p w14:paraId="191A3C78" w14:textId="4D9C85C2" w:rsidR="00841CC1" w:rsidRPr="00841CC1" w:rsidRDefault="00A3045D" w:rsidP="12C8683D">
            <w:pPr>
              <w:pStyle w:val="Tabletext"/>
              <w:rPr>
                <w:rPrChange w:id="21" w:author="Khan, Ayesha" w:date="2026-04-04T03:46:00Z">
                  <w:rPr>
                    <w:color w:val="FF0000"/>
                  </w:rPr>
                </w:rPrChange>
              </w:rPr>
            </w:pPr>
            <w:r>
              <w:t>Eli Ventura</w:t>
            </w:r>
          </w:p>
        </w:tc>
        <w:tc>
          <w:tcPr>
            <w:tcW w:w="1741" w:type="dxa"/>
          </w:tcPr>
          <w:p w14:paraId="45CC1EDE" w14:textId="03C27009" w:rsidR="00841CC1" w:rsidRPr="00841CC1" w:rsidRDefault="0D119B57" w:rsidP="12C8683D">
            <w:pPr>
              <w:pStyle w:val="Tabletext"/>
              <w:rPr>
                <w:rPrChange w:id="22" w:author="Khan, Ayesha" w:date="2026-04-04T03:46:00Z">
                  <w:rPr>
                    <w:color w:val="FF0000"/>
                  </w:rPr>
                </w:rPrChange>
              </w:rPr>
            </w:pPr>
            <w:r w:rsidRPr="12C8683D">
              <w:rPr>
                <w:rPrChange w:id="23" w:author="Khan, Ayesha" w:date="2026-04-04T03:46:00Z" w16du:dateUtc="2026-04-04T03:46:05Z">
                  <w:rPr>
                    <w:color w:val="FF0000"/>
                  </w:rPr>
                </w:rPrChange>
              </w:rPr>
              <w:t>04/03/2026</w:t>
            </w:r>
          </w:p>
          <w:p w14:paraId="1E8E7D8B" w14:textId="43AEDCDC" w:rsidR="00841CC1" w:rsidRPr="00841CC1" w:rsidRDefault="00841CC1" w:rsidP="12C8683D">
            <w:pPr>
              <w:pStyle w:val="Tabletext"/>
              <w:rPr>
                <w:rPrChange w:id="24" w:author="Khan, Ayesha" w:date="2026-04-04T03:46:00Z">
                  <w:rPr>
                    <w:color w:val="FF0000"/>
                  </w:rPr>
                </w:rPrChange>
              </w:rPr>
            </w:pPr>
          </w:p>
        </w:tc>
      </w:tr>
      <w:tr w:rsidR="00841CC1" w14:paraId="11C2721B" w14:textId="77777777" w:rsidTr="12C8683D">
        <w:tc>
          <w:tcPr>
            <w:tcW w:w="2304" w:type="dxa"/>
          </w:tcPr>
          <w:p w14:paraId="68111E65" w14:textId="275F4F1B" w:rsidR="00841CC1" w:rsidRPr="00841CC1" w:rsidRDefault="6D616FF8" w:rsidP="12C8683D">
            <w:pPr>
              <w:pStyle w:val="Tabletext"/>
              <w:rPr>
                <w:rPrChange w:id="25" w:author="Khan, Ayesha" w:date="2026-04-04T03:46:00Z">
                  <w:rPr>
                    <w:color w:val="FF0000"/>
                  </w:rPr>
                </w:rPrChange>
              </w:rPr>
            </w:pPr>
            <w:r w:rsidRPr="12C8683D">
              <w:rPr>
                <w:rPrChange w:id="26" w:author="Khan, Ayesha" w:date="2026-04-04T03:46:00Z" w16du:dateUtc="2026-04-04T03:46:05Z">
                  <w:rPr>
                    <w:color w:val="FF0000"/>
                  </w:rPr>
                </w:rPrChange>
              </w:rPr>
              <w:t>Joseph Duff</w:t>
            </w:r>
          </w:p>
        </w:tc>
        <w:tc>
          <w:tcPr>
            <w:tcW w:w="2624" w:type="dxa"/>
          </w:tcPr>
          <w:p w14:paraId="73C809A4" w14:textId="6D487B34" w:rsidR="00841CC1" w:rsidRPr="00841CC1" w:rsidRDefault="604E8B19" w:rsidP="12C8683D">
            <w:pPr>
              <w:pStyle w:val="Tabletext"/>
              <w:rPr>
                <w:rPrChange w:id="27" w:author="Khan, Ayesha" w:date="2026-04-04T03:46:00Z">
                  <w:rPr>
                    <w:color w:val="FF0000"/>
                  </w:rPr>
                </w:rPrChange>
              </w:rPr>
            </w:pPr>
            <w:r w:rsidRPr="12C8683D">
              <w:rPr>
                <w:rPrChange w:id="28" w:author="Khan, Ayesha" w:date="2026-04-04T03:46:00Z" w16du:dateUtc="2026-04-04T03:46:05Z">
                  <w:rPr>
                    <w:color w:val="FF0000"/>
                  </w:rPr>
                </w:rPrChange>
              </w:rPr>
              <w:t>Project Requirements Manager</w:t>
            </w:r>
          </w:p>
        </w:tc>
        <w:tc>
          <w:tcPr>
            <w:tcW w:w="2835" w:type="dxa"/>
          </w:tcPr>
          <w:p w14:paraId="5C26C992" w14:textId="6738314A" w:rsidR="00841CC1" w:rsidRPr="00841CC1" w:rsidRDefault="00A3045D" w:rsidP="12C8683D">
            <w:pPr>
              <w:pStyle w:val="Tabletext"/>
              <w:rPr>
                <w:rPrChange w:id="29" w:author="Khan, Ayesha" w:date="2026-04-04T03:46:00Z">
                  <w:rPr>
                    <w:color w:val="FF0000"/>
                  </w:rPr>
                </w:rPrChange>
              </w:rPr>
            </w:pPr>
            <w:r>
              <w:t>Joseph Duff</w:t>
            </w:r>
          </w:p>
        </w:tc>
        <w:tc>
          <w:tcPr>
            <w:tcW w:w="1741" w:type="dxa"/>
          </w:tcPr>
          <w:p w14:paraId="26792B72" w14:textId="03C27009" w:rsidR="00841CC1" w:rsidRPr="00841CC1" w:rsidRDefault="2DEC05AC" w:rsidP="12C8683D">
            <w:pPr>
              <w:pStyle w:val="Tabletext"/>
              <w:rPr>
                <w:rPrChange w:id="30" w:author="Khan, Ayesha" w:date="2026-04-04T03:46:00Z">
                  <w:rPr>
                    <w:color w:val="FF0000"/>
                  </w:rPr>
                </w:rPrChange>
              </w:rPr>
            </w:pPr>
            <w:r w:rsidRPr="12C8683D">
              <w:rPr>
                <w:rPrChange w:id="31" w:author="Khan, Ayesha" w:date="2026-04-04T03:46:00Z" w16du:dateUtc="2026-04-04T03:46:05Z">
                  <w:rPr>
                    <w:color w:val="FF0000"/>
                  </w:rPr>
                </w:rPrChange>
              </w:rPr>
              <w:t>04/03/2026</w:t>
            </w:r>
          </w:p>
          <w:p w14:paraId="570FBC95" w14:textId="4FAD8E47" w:rsidR="00841CC1" w:rsidRPr="00841CC1" w:rsidRDefault="00841CC1" w:rsidP="12C8683D">
            <w:pPr>
              <w:pStyle w:val="Tabletext"/>
              <w:rPr>
                <w:rPrChange w:id="32" w:author="Khan, Ayesha" w:date="2026-04-04T03:46:00Z">
                  <w:rPr>
                    <w:color w:val="FF0000"/>
                  </w:rPr>
                </w:rPrChange>
              </w:rPr>
            </w:pPr>
          </w:p>
        </w:tc>
      </w:tr>
      <w:tr w:rsidR="461AECA6" w14:paraId="5E264683" w14:textId="77777777" w:rsidTr="12C8683D">
        <w:trPr>
          <w:trHeight w:val="300"/>
        </w:trPr>
        <w:tc>
          <w:tcPr>
            <w:tcW w:w="2304" w:type="dxa"/>
          </w:tcPr>
          <w:p w14:paraId="5C8B9442" w14:textId="5EAAC218" w:rsidR="460A6DE0" w:rsidRDefault="310A6C29">
            <w:pPr>
              <w:pStyle w:val="Tabletext"/>
              <w:rPr>
                <w:rPrChange w:id="33" w:author="Khan, Ayesha" w:date="2026-04-04T03:46:00Z">
                  <w:rPr>
                    <w:color w:val="FF0000"/>
                  </w:rPr>
                </w:rPrChange>
              </w:rPr>
              <w:pPrChange w:id="34" w:author="Khan, Ayesha" w:date="2026-04-04T02:45:00Z">
                <w:pPr/>
              </w:pPrChange>
            </w:pPr>
            <w:r w:rsidRPr="12C8683D">
              <w:rPr>
                <w:rPrChange w:id="35" w:author="Khan, Ayesha" w:date="2026-04-04T03:46:00Z" w16du:dateUtc="2026-04-04T03:46:05Z">
                  <w:rPr>
                    <w:color w:val="FF0000"/>
                  </w:rPr>
                </w:rPrChange>
              </w:rPr>
              <w:t>Michaela Montelongo</w:t>
            </w:r>
          </w:p>
        </w:tc>
        <w:tc>
          <w:tcPr>
            <w:tcW w:w="2624" w:type="dxa"/>
          </w:tcPr>
          <w:p w14:paraId="03F23F0F" w14:textId="2D09BD30" w:rsidR="0C90FB2C" w:rsidRDefault="43138288">
            <w:pPr>
              <w:pStyle w:val="Tabletext"/>
              <w:rPr>
                <w:rPrChange w:id="36" w:author="Khan, Ayesha" w:date="2026-04-04T03:46:00Z">
                  <w:rPr>
                    <w:color w:val="FF0000"/>
                  </w:rPr>
                </w:rPrChange>
              </w:rPr>
              <w:pPrChange w:id="37" w:author="Khan, Ayesha" w:date="2026-04-04T02:45:00Z">
                <w:pPr/>
              </w:pPrChange>
            </w:pPr>
            <w:r w:rsidRPr="12C8683D">
              <w:rPr>
                <w:rPrChange w:id="38" w:author="Khan, Ayesha" w:date="2026-04-04T03:46:00Z" w16du:dateUtc="2026-04-04T03:46:05Z">
                  <w:rPr>
                    <w:color w:val="FF0000"/>
                  </w:rPr>
                </w:rPrChange>
              </w:rPr>
              <w:t>Project Quality Assurance Manager</w:t>
            </w:r>
          </w:p>
        </w:tc>
        <w:tc>
          <w:tcPr>
            <w:tcW w:w="2835" w:type="dxa"/>
          </w:tcPr>
          <w:p w14:paraId="41F5A91B" w14:textId="41418938" w:rsidR="461AECA6" w:rsidRDefault="00A3045D">
            <w:pPr>
              <w:pStyle w:val="Tabletext"/>
              <w:rPr>
                <w:rPrChange w:id="39" w:author="Khan, Ayesha" w:date="2026-04-04T03:46:00Z">
                  <w:rPr>
                    <w:color w:val="FF0000"/>
                  </w:rPr>
                </w:rPrChange>
              </w:rPr>
              <w:pPrChange w:id="40" w:author="Khan, Ayesha" w:date="2026-04-04T02:45:00Z">
                <w:pPr/>
              </w:pPrChange>
            </w:pPr>
            <w:r>
              <w:t>Michaela Montelongo</w:t>
            </w:r>
          </w:p>
        </w:tc>
        <w:tc>
          <w:tcPr>
            <w:tcW w:w="1741" w:type="dxa"/>
          </w:tcPr>
          <w:p w14:paraId="766D00E6" w14:textId="03C27009" w:rsidR="52E5EA77" w:rsidRDefault="4E1B3F01" w:rsidP="12C8683D">
            <w:pPr>
              <w:pStyle w:val="Tabletext"/>
              <w:rPr>
                <w:rPrChange w:id="41" w:author="Khan, Ayesha" w:date="2026-04-04T03:46:00Z">
                  <w:rPr>
                    <w:color w:val="FF0000"/>
                  </w:rPr>
                </w:rPrChange>
              </w:rPr>
            </w:pPr>
            <w:r w:rsidRPr="12C8683D">
              <w:rPr>
                <w:rPrChange w:id="42" w:author="Khan, Ayesha" w:date="2026-04-04T03:46:00Z" w16du:dateUtc="2026-04-04T03:46:05Z">
                  <w:rPr>
                    <w:color w:val="FF0000"/>
                  </w:rPr>
                </w:rPrChange>
              </w:rPr>
              <w:t>04/03/2026</w:t>
            </w:r>
          </w:p>
          <w:p w14:paraId="1321F8F4" w14:textId="5EE9710F" w:rsidR="461AECA6" w:rsidRDefault="461AECA6" w:rsidP="12C8683D">
            <w:pPr>
              <w:pStyle w:val="Tabletext"/>
              <w:rPr>
                <w:rPrChange w:id="43" w:author="Khan, Ayesha" w:date="2026-04-04T03:46:00Z">
                  <w:rPr>
                    <w:color w:val="FF0000"/>
                  </w:rPr>
                </w:rPrChange>
              </w:rPr>
            </w:pPr>
          </w:p>
        </w:tc>
      </w:tr>
      <w:tr w:rsidR="461AECA6" w14:paraId="0762A462" w14:textId="77777777" w:rsidTr="12C8683D">
        <w:trPr>
          <w:trHeight w:val="300"/>
        </w:trPr>
        <w:tc>
          <w:tcPr>
            <w:tcW w:w="2304" w:type="dxa"/>
          </w:tcPr>
          <w:p w14:paraId="13E4B1B0" w14:textId="35DA6915" w:rsidR="460A6DE0" w:rsidRDefault="310A6C29">
            <w:pPr>
              <w:pStyle w:val="Tabletext"/>
              <w:rPr>
                <w:rPrChange w:id="44" w:author="Khan, Ayesha" w:date="2026-04-04T03:46:00Z">
                  <w:rPr>
                    <w:color w:val="FF0000"/>
                  </w:rPr>
                </w:rPrChange>
              </w:rPr>
              <w:pPrChange w:id="45" w:author="Khan, Ayesha" w:date="2026-04-04T02:45:00Z">
                <w:pPr/>
              </w:pPrChange>
            </w:pPr>
            <w:r w:rsidRPr="12C8683D">
              <w:rPr>
                <w:rPrChange w:id="46" w:author="Khan, Ayesha" w:date="2026-04-04T03:46:00Z" w16du:dateUtc="2026-04-04T03:46:05Z">
                  <w:rPr>
                    <w:color w:val="FF0000"/>
                  </w:rPr>
                </w:rPrChange>
              </w:rPr>
              <w:t>Brady Bottari</w:t>
            </w:r>
          </w:p>
        </w:tc>
        <w:tc>
          <w:tcPr>
            <w:tcW w:w="2624" w:type="dxa"/>
          </w:tcPr>
          <w:p w14:paraId="79B143A2" w14:textId="5692596D" w:rsidR="36D0701C" w:rsidRDefault="5ACBE585">
            <w:pPr>
              <w:pStyle w:val="Tabletext"/>
              <w:rPr>
                <w:rPrChange w:id="47" w:author="Khan, Ayesha" w:date="2026-04-04T03:46:00Z">
                  <w:rPr>
                    <w:color w:val="FF0000"/>
                  </w:rPr>
                </w:rPrChange>
              </w:rPr>
              <w:pPrChange w:id="48" w:author="Khan, Ayesha" w:date="2026-04-04T02:45:00Z">
                <w:pPr/>
              </w:pPrChange>
            </w:pPr>
            <w:r w:rsidRPr="12C8683D">
              <w:rPr>
                <w:rPrChange w:id="49" w:author="Khan, Ayesha" w:date="2026-04-04T03:46:00Z" w16du:dateUtc="2026-04-04T03:46:05Z">
                  <w:rPr>
                    <w:color w:val="FF0000"/>
                  </w:rPr>
                </w:rPrChange>
              </w:rPr>
              <w:t xml:space="preserve">Project </w:t>
            </w:r>
            <w:r w:rsidR="6D740B2F" w:rsidRPr="12C8683D">
              <w:rPr>
                <w:rPrChange w:id="50" w:author="Khan, Ayesha" w:date="2026-04-04T03:46:00Z" w16du:dateUtc="2026-04-04T03:46:05Z">
                  <w:rPr>
                    <w:color w:val="FF0000"/>
                  </w:rPr>
                </w:rPrChange>
              </w:rPr>
              <w:t>Test Manager</w:t>
            </w:r>
          </w:p>
        </w:tc>
        <w:tc>
          <w:tcPr>
            <w:tcW w:w="2835" w:type="dxa"/>
          </w:tcPr>
          <w:p w14:paraId="30C3271D" w14:textId="29E21E0D" w:rsidR="461AECA6" w:rsidRDefault="161F6E34">
            <w:pPr>
              <w:pStyle w:val="Tabletext"/>
              <w:rPr>
                <w:rPrChange w:id="51" w:author="Khan, Ayesha" w:date="2026-04-04T03:46:00Z">
                  <w:rPr>
                    <w:color w:val="FF0000"/>
                  </w:rPr>
                </w:rPrChange>
              </w:rPr>
              <w:pPrChange w:id="52" w:author="Khan, Ayesha" w:date="2026-04-04T02:45:00Z">
                <w:pPr/>
              </w:pPrChange>
            </w:pPr>
            <w:r w:rsidRPr="12C8683D">
              <w:t>Brady Bottari</w:t>
            </w:r>
          </w:p>
        </w:tc>
        <w:tc>
          <w:tcPr>
            <w:tcW w:w="1741" w:type="dxa"/>
          </w:tcPr>
          <w:p w14:paraId="4E2C9124" w14:textId="03C27009" w:rsidR="52E5EA77" w:rsidRDefault="4E1B3F01" w:rsidP="12C8683D">
            <w:pPr>
              <w:pStyle w:val="Tabletext"/>
              <w:rPr>
                <w:rPrChange w:id="53" w:author="Khan, Ayesha" w:date="2026-04-04T03:46:00Z">
                  <w:rPr>
                    <w:color w:val="FF0000"/>
                  </w:rPr>
                </w:rPrChange>
              </w:rPr>
            </w:pPr>
            <w:r w:rsidRPr="12C8683D">
              <w:rPr>
                <w:rPrChange w:id="54" w:author="Khan, Ayesha" w:date="2026-04-04T03:46:00Z" w16du:dateUtc="2026-04-04T03:46:05Z">
                  <w:rPr>
                    <w:color w:val="FF0000"/>
                  </w:rPr>
                </w:rPrChange>
              </w:rPr>
              <w:t>04/03/2026</w:t>
            </w:r>
          </w:p>
          <w:p w14:paraId="594B95BB" w14:textId="341D026F" w:rsidR="461AECA6" w:rsidRDefault="461AECA6" w:rsidP="12C8683D">
            <w:pPr>
              <w:pStyle w:val="Tabletext"/>
              <w:rPr>
                <w:rPrChange w:id="55" w:author="Khan, Ayesha" w:date="2026-04-04T03:46:00Z">
                  <w:rPr>
                    <w:color w:val="FF0000"/>
                  </w:rPr>
                </w:rPrChange>
              </w:rPr>
            </w:pP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12C8683D">
        <w:tc>
          <w:tcPr>
            <w:tcW w:w="2304" w:type="dxa"/>
          </w:tcPr>
          <w:p w14:paraId="4D940741" w14:textId="77777777" w:rsidR="002360D8" w:rsidRDefault="002360D8" w:rsidP="00DA1DBA">
            <w:pPr>
              <w:pStyle w:val="Tabletext"/>
              <w:jc w:val="center"/>
              <w:rPr>
                <w:b/>
              </w:rPr>
            </w:pPr>
            <w:r>
              <w:rPr>
                <w:b/>
              </w:rPr>
              <w:t>Name</w:t>
            </w:r>
          </w:p>
        </w:tc>
        <w:tc>
          <w:tcPr>
            <w:tcW w:w="2624" w:type="dxa"/>
          </w:tcPr>
          <w:p w14:paraId="42E733E9" w14:textId="77777777" w:rsidR="002360D8" w:rsidRDefault="002360D8" w:rsidP="00DA1DBA">
            <w:pPr>
              <w:pStyle w:val="Tabletext"/>
              <w:jc w:val="center"/>
              <w:rPr>
                <w:b/>
              </w:rPr>
            </w:pPr>
            <w:r>
              <w:rPr>
                <w:b/>
              </w:rPr>
              <w:t>Role</w:t>
            </w:r>
          </w:p>
        </w:tc>
        <w:tc>
          <w:tcPr>
            <w:tcW w:w="2835" w:type="dxa"/>
          </w:tcPr>
          <w:p w14:paraId="3ABF4FAE" w14:textId="77777777" w:rsidR="002360D8" w:rsidRDefault="002360D8" w:rsidP="00DA1DBA">
            <w:pPr>
              <w:pStyle w:val="Tabletext"/>
              <w:jc w:val="center"/>
              <w:rPr>
                <w:b/>
              </w:rPr>
            </w:pPr>
            <w:r>
              <w:rPr>
                <w:b/>
              </w:rPr>
              <w:t>Approval (Signature)</w:t>
            </w:r>
          </w:p>
        </w:tc>
        <w:tc>
          <w:tcPr>
            <w:tcW w:w="1741" w:type="dxa"/>
          </w:tcPr>
          <w:p w14:paraId="58609E7A" w14:textId="77777777" w:rsidR="002360D8" w:rsidRDefault="002360D8" w:rsidP="00DA1DBA">
            <w:pPr>
              <w:pStyle w:val="Tabletext"/>
              <w:jc w:val="center"/>
              <w:rPr>
                <w:b/>
              </w:rPr>
            </w:pPr>
            <w:r>
              <w:rPr>
                <w:b/>
              </w:rPr>
              <w:t>Approval Date</w:t>
            </w:r>
          </w:p>
        </w:tc>
      </w:tr>
      <w:tr w:rsidR="0037604B" w14:paraId="395A7646" w14:textId="77777777" w:rsidTr="12C8683D">
        <w:tc>
          <w:tcPr>
            <w:tcW w:w="2304" w:type="dxa"/>
          </w:tcPr>
          <w:p w14:paraId="2EC82061" w14:textId="10029D86" w:rsidR="0037604B" w:rsidRPr="00841CC1" w:rsidRDefault="70B60791" w:rsidP="12C8683D">
            <w:pPr>
              <w:pStyle w:val="Tabletext"/>
            </w:pPr>
            <w:r w:rsidRPr="12C8683D">
              <w:t>Hector Marrero-Colominas</w:t>
            </w:r>
          </w:p>
        </w:tc>
        <w:tc>
          <w:tcPr>
            <w:tcW w:w="2624" w:type="dxa"/>
          </w:tcPr>
          <w:p w14:paraId="4E8EEF98" w14:textId="40DB1BA0" w:rsidR="004D2E40" w:rsidRPr="00841CC1" w:rsidRDefault="57D0DDF4">
            <w:pPr>
              <w:pStyle w:val="Tabletext"/>
              <w:pPrChange w:id="56" w:author="Khan, Ayesha" w:date="2026-04-03T22:29:00Z">
                <w:pPr/>
              </w:pPrChange>
            </w:pPr>
            <w:r w:rsidRPr="12C8683D">
              <w:t>Project Manager</w:t>
            </w:r>
          </w:p>
        </w:tc>
        <w:tc>
          <w:tcPr>
            <w:tcW w:w="2835" w:type="dxa"/>
          </w:tcPr>
          <w:p w14:paraId="5C8A8990" w14:textId="05965744" w:rsidR="0037604B" w:rsidRPr="00841CC1" w:rsidRDefault="326E2271" w:rsidP="12C8683D">
            <w:pPr>
              <w:pStyle w:val="Tabletext"/>
            </w:pPr>
            <w:r w:rsidRPr="12C8683D">
              <w:t>Hector Marrero-Colominas</w:t>
            </w:r>
          </w:p>
        </w:tc>
        <w:tc>
          <w:tcPr>
            <w:tcW w:w="1741" w:type="dxa"/>
          </w:tcPr>
          <w:p w14:paraId="49CC3001" w14:textId="31B489A8" w:rsidR="0037604B" w:rsidRPr="00841CC1" w:rsidRDefault="63391F39">
            <w:pPr>
              <w:pStyle w:val="Tabletext"/>
              <w:pPrChange w:id="57" w:author="Khan, Ayesha" w:date="2026-04-03T22:30:00Z">
                <w:pPr/>
              </w:pPrChange>
            </w:pPr>
            <w:r w:rsidRPr="12C8683D">
              <w:t>04/03/2026</w:t>
            </w:r>
          </w:p>
        </w:tc>
      </w:tr>
      <w:tr w:rsidR="0037604B" w14:paraId="402F3091" w14:textId="77777777" w:rsidTr="12C8683D">
        <w:tc>
          <w:tcPr>
            <w:tcW w:w="2304" w:type="dxa"/>
          </w:tcPr>
          <w:p w14:paraId="5E782216" w14:textId="77777777" w:rsidR="0037604B" w:rsidRPr="00841CC1" w:rsidRDefault="0037604B" w:rsidP="0037604B">
            <w:pPr>
              <w:pStyle w:val="Tabletext"/>
              <w:rPr>
                <w:color w:val="FF0000"/>
              </w:rPr>
            </w:pPr>
          </w:p>
        </w:tc>
        <w:tc>
          <w:tcPr>
            <w:tcW w:w="2624" w:type="dxa"/>
          </w:tcPr>
          <w:p w14:paraId="41C08AD9" w14:textId="4CE2003F" w:rsidR="0037604B" w:rsidRPr="00841CC1" w:rsidRDefault="0037604B" w:rsidP="0037604B">
            <w:pPr>
              <w:pStyle w:val="Tabletext"/>
              <w:rPr>
                <w:color w:val="FF0000"/>
              </w:rPr>
            </w:pPr>
          </w:p>
        </w:tc>
        <w:tc>
          <w:tcPr>
            <w:tcW w:w="2835" w:type="dxa"/>
          </w:tcPr>
          <w:p w14:paraId="129B6D0B" w14:textId="77777777" w:rsidR="0037604B" w:rsidRPr="00841CC1" w:rsidRDefault="0037604B" w:rsidP="0037604B">
            <w:pPr>
              <w:pStyle w:val="Tabletext"/>
              <w:rPr>
                <w:color w:val="FF0000"/>
              </w:rPr>
            </w:pPr>
          </w:p>
        </w:tc>
        <w:tc>
          <w:tcPr>
            <w:tcW w:w="1741" w:type="dxa"/>
          </w:tcPr>
          <w:p w14:paraId="6FB2FA09" w14:textId="77777777" w:rsidR="0037604B" w:rsidRPr="00841CC1" w:rsidRDefault="0037604B" w:rsidP="0037604B">
            <w:pPr>
              <w:pStyle w:val="Tabletext"/>
              <w:rPr>
                <w:color w:val="FF0000"/>
              </w:rPr>
            </w:pPr>
          </w:p>
        </w:tc>
      </w:tr>
      <w:tr w:rsidR="0037604B" w14:paraId="508980D0" w14:textId="77777777" w:rsidTr="12C8683D">
        <w:tc>
          <w:tcPr>
            <w:tcW w:w="2304" w:type="dxa"/>
          </w:tcPr>
          <w:p w14:paraId="6D6709E8" w14:textId="77777777" w:rsidR="0037604B" w:rsidRPr="00841CC1" w:rsidRDefault="0037604B" w:rsidP="0037604B">
            <w:pPr>
              <w:pStyle w:val="Tabletext"/>
              <w:rPr>
                <w:color w:val="FF0000"/>
              </w:rPr>
            </w:pPr>
          </w:p>
        </w:tc>
        <w:tc>
          <w:tcPr>
            <w:tcW w:w="2624" w:type="dxa"/>
          </w:tcPr>
          <w:p w14:paraId="24F40451" w14:textId="465CF667" w:rsidR="0037604B" w:rsidRPr="00841CC1" w:rsidRDefault="0037604B" w:rsidP="0037604B">
            <w:pPr>
              <w:pStyle w:val="Tabletext"/>
              <w:rPr>
                <w:color w:val="FF0000"/>
              </w:rPr>
            </w:pPr>
          </w:p>
        </w:tc>
        <w:tc>
          <w:tcPr>
            <w:tcW w:w="2835" w:type="dxa"/>
          </w:tcPr>
          <w:p w14:paraId="405654CB" w14:textId="77777777" w:rsidR="0037604B" w:rsidRPr="00841CC1" w:rsidRDefault="0037604B" w:rsidP="0037604B">
            <w:pPr>
              <w:pStyle w:val="Tabletext"/>
              <w:rPr>
                <w:color w:val="FF0000"/>
              </w:rPr>
            </w:pPr>
          </w:p>
        </w:tc>
        <w:tc>
          <w:tcPr>
            <w:tcW w:w="1741" w:type="dxa"/>
          </w:tcPr>
          <w:p w14:paraId="4AFFC085" w14:textId="77777777" w:rsidR="0037604B" w:rsidRPr="00841CC1" w:rsidRDefault="0037604B" w:rsidP="0037604B">
            <w:pPr>
              <w:pStyle w:val="Tabletext"/>
              <w:rPr>
                <w:color w:val="FF0000"/>
              </w:rPr>
            </w:pPr>
          </w:p>
        </w:tc>
      </w:tr>
      <w:tr w:rsidR="0037604B" w14:paraId="68B6C534" w14:textId="77777777" w:rsidTr="12C8683D">
        <w:tc>
          <w:tcPr>
            <w:tcW w:w="2304" w:type="dxa"/>
          </w:tcPr>
          <w:p w14:paraId="461F84E1" w14:textId="77777777" w:rsidR="0037604B" w:rsidRPr="00841CC1" w:rsidRDefault="0037604B" w:rsidP="0037604B">
            <w:pPr>
              <w:pStyle w:val="Tabletext"/>
              <w:rPr>
                <w:color w:val="FF0000"/>
              </w:rPr>
            </w:pPr>
          </w:p>
        </w:tc>
        <w:tc>
          <w:tcPr>
            <w:tcW w:w="2624" w:type="dxa"/>
          </w:tcPr>
          <w:p w14:paraId="423972FF" w14:textId="34783E6E" w:rsidR="0037604B" w:rsidRPr="00841CC1" w:rsidRDefault="0037604B" w:rsidP="0037604B">
            <w:pPr>
              <w:pStyle w:val="Tabletext"/>
              <w:rPr>
                <w:color w:val="FF0000"/>
              </w:rPr>
            </w:pPr>
          </w:p>
        </w:tc>
        <w:tc>
          <w:tcPr>
            <w:tcW w:w="2835" w:type="dxa"/>
          </w:tcPr>
          <w:p w14:paraId="30FD7083" w14:textId="77777777" w:rsidR="0037604B" w:rsidRPr="00841CC1" w:rsidRDefault="0037604B" w:rsidP="0037604B">
            <w:pPr>
              <w:pStyle w:val="Tabletext"/>
              <w:rPr>
                <w:color w:val="FF0000"/>
              </w:rPr>
            </w:pPr>
          </w:p>
        </w:tc>
        <w:tc>
          <w:tcPr>
            <w:tcW w:w="1741" w:type="dxa"/>
          </w:tcPr>
          <w:p w14:paraId="05D21D32" w14:textId="77777777" w:rsidR="0037604B" w:rsidRPr="00841CC1" w:rsidRDefault="0037604B" w:rsidP="0037604B">
            <w:pPr>
              <w:pStyle w:val="Tabletext"/>
              <w:rPr>
                <w:color w:val="FF0000"/>
              </w:rPr>
            </w:pPr>
          </w:p>
        </w:tc>
      </w:tr>
      <w:tr w:rsidR="0037604B" w14:paraId="66A7CDC3" w14:textId="77777777" w:rsidTr="12C8683D">
        <w:tc>
          <w:tcPr>
            <w:tcW w:w="2304" w:type="dxa"/>
          </w:tcPr>
          <w:p w14:paraId="44F46D4E" w14:textId="77777777" w:rsidR="0037604B" w:rsidRPr="00841CC1" w:rsidRDefault="0037604B" w:rsidP="0037604B">
            <w:pPr>
              <w:pStyle w:val="Tabletext"/>
              <w:rPr>
                <w:color w:val="FF0000"/>
              </w:rPr>
            </w:pPr>
          </w:p>
        </w:tc>
        <w:tc>
          <w:tcPr>
            <w:tcW w:w="2624" w:type="dxa"/>
          </w:tcPr>
          <w:p w14:paraId="7012153C" w14:textId="5FEBA2DC" w:rsidR="0037604B" w:rsidRPr="00841CC1" w:rsidRDefault="0037604B" w:rsidP="0037604B">
            <w:pPr>
              <w:pStyle w:val="Tabletext"/>
              <w:rPr>
                <w:color w:val="FF0000"/>
              </w:rPr>
            </w:pPr>
          </w:p>
        </w:tc>
        <w:tc>
          <w:tcPr>
            <w:tcW w:w="2835" w:type="dxa"/>
          </w:tcPr>
          <w:p w14:paraId="00C59F14" w14:textId="77777777" w:rsidR="0037604B" w:rsidRPr="00841CC1" w:rsidRDefault="0037604B" w:rsidP="0037604B">
            <w:pPr>
              <w:pStyle w:val="Tabletext"/>
              <w:rPr>
                <w:color w:val="FF0000"/>
              </w:rPr>
            </w:pPr>
          </w:p>
        </w:tc>
        <w:tc>
          <w:tcPr>
            <w:tcW w:w="1741" w:type="dxa"/>
          </w:tcPr>
          <w:p w14:paraId="3874748B" w14:textId="77777777" w:rsidR="0037604B" w:rsidRPr="00841CC1" w:rsidRDefault="0037604B" w:rsidP="0037604B">
            <w:pPr>
              <w:pStyle w:val="Tabletext"/>
              <w:rPr>
                <w:color w:val="FF0000"/>
              </w:rPr>
            </w:pPr>
          </w:p>
        </w:tc>
      </w:tr>
      <w:tr w:rsidR="0037604B" w14:paraId="6EAEBFCF" w14:textId="77777777" w:rsidTr="12C8683D">
        <w:tc>
          <w:tcPr>
            <w:tcW w:w="2304" w:type="dxa"/>
          </w:tcPr>
          <w:p w14:paraId="0F75C085" w14:textId="77777777" w:rsidR="0037604B" w:rsidRPr="00841CC1" w:rsidRDefault="0037604B" w:rsidP="0037604B">
            <w:pPr>
              <w:pStyle w:val="Tabletext"/>
              <w:rPr>
                <w:color w:val="FF0000"/>
              </w:rPr>
            </w:pPr>
          </w:p>
        </w:tc>
        <w:tc>
          <w:tcPr>
            <w:tcW w:w="2624" w:type="dxa"/>
          </w:tcPr>
          <w:p w14:paraId="336762FE" w14:textId="25EEE282" w:rsidR="004D2E40" w:rsidRPr="00841CC1" w:rsidRDefault="004D2E40" w:rsidP="0037604B">
            <w:pPr>
              <w:pStyle w:val="Tabletext"/>
              <w:rPr>
                <w:color w:val="FF0000"/>
              </w:rPr>
            </w:pPr>
          </w:p>
        </w:tc>
        <w:tc>
          <w:tcPr>
            <w:tcW w:w="2835" w:type="dxa"/>
          </w:tcPr>
          <w:p w14:paraId="204D785A" w14:textId="77777777" w:rsidR="0037604B" w:rsidRPr="00841CC1" w:rsidRDefault="0037604B" w:rsidP="0037604B">
            <w:pPr>
              <w:pStyle w:val="Tabletext"/>
              <w:rPr>
                <w:color w:val="FF0000"/>
              </w:rPr>
            </w:pPr>
          </w:p>
        </w:tc>
        <w:tc>
          <w:tcPr>
            <w:tcW w:w="1741" w:type="dxa"/>
          </w:tcPr>
          <w:p w14:paraId="570ED283" w14:textId="77777777" w:rsidR="0037604B" w:rsidRPr="00841CC1" w:rsidRDefault="0037604B" w:rsidP="0037604B">
            <w:pPr>
              <w:pStyle w:val="Tabletext"/>
              <w:rPr>
                <w:color w:val="FF0000"/>
              </w:rPr>
            </w:pPr>
          </w:p>
        </w:tc>
      </w:tr>
    </w:tbl>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rsidTr="12C8683D">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717C4A" w14:paraId="7A02C87D" w14:textId="77777777" w:rsidTr="12C8683D">
        <w:tc>
          <w:tcPr>
            <w:tcW w:w="2304" w:type="dxa"/>
          </w:tcPr>
          <w:p w14:paraId="7F51BFDF" w14:textId="49D55F94" w:rsidR="00717C4A" w:rsidRPr="00841CC1" w:rsidRDefault="7DDC97D3" w:rsidP="12C8683D">
            <w:pPr>
              <w:pStyle w:val="Tabletext"/>
            </w:pPr>
            <w:r w:rsidRPr="12C8683D">
              <w:t>04/03/2026</w:t>
            </w:r>
          </w:p>
        </w:tc>
        <w:tc>
          <w:tcPr>
            <w:tcW w:w="1152" w:type="dxa"/>
          </w:tcPr>
          <w:p w14:paraId="7E3ACFB6" w14:textId="7F576BCB" w:rsidR="00717C4A" w:rsidRPr="00841CC1" w:rsidRDefault="5CC606AC" w:rsidP="12C8683D">
            <w:pPr>
              <w:pStyle w:val="Tabletext"/>
            </w:pPr>
            <w:r w:rsidRPr="12C8683D">
              <w:t>1.0</w:t>
            </w:r>
          </w:p>
        </w:tc>
        <w:tc>
          <w:tcPr>
            <w:tcW w:w="3744" w:type="dxa"/>
          </w:tcPr>
          <w:p w14:paraId="313F6324" w14:textId="0B62F2B6" w:rsidR="00717C4A" w:rsidRPr="00841CC1" w:rsidRDefault="382C43BC" w:rsidP="12C8683D">
            <w:pPr>
              <w:pStyle w:val="Tabletext"/>
            </w:pPr>
            <w:r w:rsidRPr="12C8683D">
              <w:t>The first version</w:t>
            </w:r>
          </w:p>
        </w:tc>
        <w:tc>
          <w:tcPr>
            <w:tcW w:w="2304" w:type="dxa"/>
          </w:tcPr>
          <w:p w14:paraId="7E51FE0F" w14:textId="55618BFF" w:rsidR="00841CC1" w:rsidRPr="00841CC1" w:rsidRDefault="4FF58259" w:rsidP="12C8683D">
            <w:pPr>
              <w:pStyle w:val="Tabletext"/>
            </w:pPr>
            <w:r w:rsidRPr="12C8683D">
              <w:t>Ayesha Khan</w:t>
            </w:r>
          </w:p>
          <w:p w14:paraId="59351713" w14:textId="73F47F76" w:rsidR="4901302F" w:rsidRDefault="4901302F" w:rsidP="12C8683D">
            <w:pPr>
              <w:pStyle w:val="Tabletext"/>
            </w:pPr>
            <w:r w:rsidRPr="12C8683D">
              <w:t>Andrew Tamez</w:t>
            </w:r>
          </w:p>
          <w:p w14:paraId="17B95367" w14:textId="19B00594" w:rsidR="00841CC1" w:rsidRPr="00841CC1" w:rsidRDefault="4FF58259" w:rsidP="12C8683D">
            <w:pPr>
              <w:pStyle w:val="Tabletext"/>
            </w:pPr>
            <w:r w:rsidRPr="12C8683D">
              <w:t>Eli Ventura</w:t>
            </w:r>
          </w:p>
          <w:p w14:paraId="0B566CD4" w14:textId="4622E5E8" w:rsidR="2456F1BE" w:rsidRDefault="2456F1BE" w:rsidP="12C8683D">
            <w:pPr>
              <w:pStyle w:val="Tabletext"/>
            </w:pPr>
            <w:r w:rsidRPr="12C8683D">
              <w:t>Joseph Duff</w:t>
            </w:r>
          </w:p>
          <w:p w14:paraId="133F4A85" w14:textId="4F4E636A" w:rsidR="00841CC1" w:rsidRPr="00841CC1" w:rsidRDefault="4FF58259" w:rsidP="12C8683D">
            <w:pPr>
              <w:pStyle w:val="Tabletext"/>
            </w:pPr>
            <w:r w:rsidRPr="12C8683D">
              <w:t>Michaela Montelongo</w:t>
            </w:r>
          </w:p>
          <w:p w14:paraId="67CB36D0" w14:textId="150C590A" w:rsidR="00841CC1" w:rsidRPr="00841CC1" w:rsidRDefault="4FF58259" w:rsidP="12C8683D">
            <w:pPr>
              <w:pStyle w:val="Tabletext"/>
            </w:pPr>
            <w:r w:rsidRPr="12C8683D">
              <w:t>Brady Bottari</w:t>
            </w:r>
          </w:p>
        </w:tc>
      </w:tr>
      <w:tr w:rsidR="00717C4A" w14:paraId="79D68E3F" w14:textId="77777777" w:rsidTr="12C8683D">
        <w:tc>
          <w:tcPr>
            <w:tcW w:w="2304" w:type="dxa"/>
          </w:tcPr>
          <w:p w14:paraId="57D25813" w14:textId="77777777" w:rsidR="00717C4A" w:rsidRDefault="00717C4A">
            <w:pPr>
              <w:pStyle w:val="Tabletext"/>
            </w:pPr>
          </w:p>
        </w:tc>
        <w:tc>
          <w:tcPr>
            <w:tcW w:w="1152" w:type="dxa"/>
          </w:tcPr>
          <w:p w14:paraId="3B89A3B3" w14:textId="77777777" w:rsidR="00717C4A" w:rsidRDefault="00717C4A">
            <w:pPr>
              <w:pStyle w:val="Tabletext"/>
            </w:pPr>
          </w:p>
        </w:tc>
        <w:tc>
          <w:tcPr>
            <w:tcW w:w="3744" w:type="dxa"/>
          </w:tcPr>
          <w:p w14:paraId="2A59D8DB" w14:textId="77777777" w:rsidR="00717C4A" w:rsidRDefault="00717C4A">
            <w:pPr>
              <w:pStyle w:val="Tabletext"/>
            </w:pPr>
          </w:p>
        </w:tc>
        <w:tc>
          <w:tcPr>
            <w:tcW w:w="2304" w:type="dxa"/>
          </w:tcPr>
          <w:p w14:paraId="53E10055" w14:textId="77777777" w:rsidR="00717C4A" w:rsidRDefault="00717C4A">
            <w:pPr>
              <w:pStyle w:val="Tabletext"/>
            </w:pPr>
          </w:p>
        </w:tc>
      </w:tr>
      <w:tr w:rsidR="00717C4A" w14:paraId="76ED651F" w14:textId="77777777" w:rsidTr="12C8683D">
        <w:tc>
          <w:tcPr>
            <w:tcW w:w="2304" w:type="dxa"/>
          </w:tcPr>
          <w:p w14:paraId="371C1121" w14:textId="77777777" w:rsidR="00717C4A" w:rsidRDefault="00717C4A">
            <w:pPr>
              <w:pStyle w:val="Tabletext"/>
            </w:pPr>
          </w:p>
        </w:tc>
        <w:tc>
          <w:tcPr>
            <w:tcW w:w="1152" w:type="dxa"/>
          </w:tcPr>
          <w:p w14:paraId="4AC9FDC6" w14:textId="77777777" w:rsidR="00717C4A" w:rsidRDefault="00717C4A">
            <w:pPr>
              <w:pStyle w:val="Tabletext"/>
            </w:pPr>
          </w:p>
        </w:tc>
        <w:tc>
          <w:tcPr>
            <w:tcW w:w="3744" w:type="dxa"/>
          </w:tcPr>
          <w:p w14:paraId="42196627" w14:textId="77777777" w:rsidR="00717C4A" w:rsidRDefault="00717C4A">
            <w:pPr>
              <w:pStyle w:val="Tabletext"/>
            </w:pPr>
          </w:p>
        </w:tc>
        <w:tc>
          <w:tcPr>
            <w:tcW w:w="2304" w:type="dxa"/>
          </w:tcPr>
          <w:p w14:paraId="6370BC1C" w14:textId="77777777" w:rsidR="00717C4A" w:rsidRDefault="00717C4A">
            <w:pPr>
              <w:pStyle w:val="Tabletext"/>
            </w:pPr>
          </w:p>
        </w:tc>
      </w:tr>
      <w:tr w:rsidR="00717C4A" w14:paraId="59F6B09C" w14:textId="77777777" w:rsidTr="12C8683D">
        <w:tc>
          <w:tcPr>
            <w:tcW w:w="2304" w:type="dxa"/>
          </w:tcPr>
          <w:p w14:paraId="0C4D4622" w14:textId="77777777" w:rsidR="00717C4A" w:rsidRDefault="00717C4A">
            <w:pPr>
              <w:pStyle w:val="Tabletext"/>
            </w:pPr>
          </w:p>
        </w:tc>
        <w:tc>
          <w:tcPr>
            <w:tcW w:w="1152" w:type="dxa"/>
          </w:tcPr>
          <w:p w14:paraId="0B88412C" w14:textId="77777777" w:rsidR="00717C4A" w:rsidRDefault="00717C4A">
            <w:pPr>
              <w:pStyle w:val="Tabletext"/>
            </w:pPr>
          </w:p>
        </w:tc>
        <w:tc>
          <w:tcPr>
            <w:tcW w:w="3744" w:type="dxa"/>
          </w:tcPr>
          <w:p w14:paraId="0538FF04" w14:textId="77777777" w:rsidR="00717C4A" w:rsidRDefault="00717C4A">
            <w:pPr>
              <w:pStyle w:val="Tabletext"/>
            </w:pPr>
          </w:p>
        </w:tc>
        <w:tc>
          <w:tcPr>
            <w:tcW w:w="2304" w:type="dxa"/>
          </w:tcPr>
          <w:p w14:paraId="769C019C" w14:textId="77777777" w:rsidR="00717C4A" w:rsidRDefault="00717C4A">
            <w:pPr>
              <w:pStyle w:val="Tabletext"/>
            </w:pP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72BE0C64" w14:textId="3BD0D8C1" w:rsidR="00A3045D" w:rsidRDefault="008338FE">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A3045D">
        <w:rPr>
          <w:noProof/>
        </w:rPr>
        <w:t>1.</w:t>
      </w:r>
      <w:r w:rsidR="00A3045D">
        <w:rPr>
          <w:rFonts w:asciiTheme="minorHAnsi" w:eastAsiaTheme="minorEastAsia" w:hAnsiTheme="minorHAnsi" w:cstheme="minorBidi"/>
          <w:noProof/>
          <w:kern w:val="2"/>
          <w:sz w:val="24"/>
          <w:szCs w:val="24"/>
          <w14:ligatures w14:val="standardContextual"/>
        </w:rPr>
        <w:tab/>
      </w:r>
      <w:r w:rsidR="00A3045D">
        <w:rPr>
          <w:noProof/>
        </w:rPr>
        <w:t>Introduction</w:t>
      </w:r>
      <w:r w:rsidR="00A3045D">
        <w:rPr>
          <w:noProof/>
        </w:rPr>
        <w:tab/>
      </w:r>
      <w:r w:rsidR="00A3045D">
        <w:rPr>
          <w:noProof/>
        </w:rPr>
        <w:fldChar w:fldCharType="begin"/>
      </w:r>
      <w:r w:rsidR="00A3045D">
        <w:rPr>
          <w:noProof/>
        </w:rPr>
        <w:instrText xml:space="preserve"> PAGEREF _Toc226152935 \h </w:instrText>
      </w:r>
      <w:r w:rsidR="00A3045D">
        <w:rPr>
          <w:noProof/>
        </w:rPr>
      </w:r>
      <w:r w:rsidR="00A3045D">
        <w:rPr>
          <w:noProof/>
        </w:rPr>
        <w:fldChar w:fldCharType="separate"/>
      </w:r>
      <w:r w:rsidR="00A3045D">
        <w:rPr>
          <w:noProof/>
        </w:rPr>
        <w:t>6</w:t>
      </w:r>
      <w:r w:rsidR="00A3045D">
        <w:rPr>
          <w:noProof/>
        </w:rPr>
        <w:fldChar w:fldCharType="end"/>
      </w:r>
    </w:p>
    <w:p w14:paraId="7FEE4B31" w14:textId="1299C77D"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 of the Document</w:t>
      </w:r>
      <w:r>
        <w:rPr>
          <w:noProof/>
        </w:rPr>
        <w:tab/>
      </w:r>
      <w:r>
        <w:rPr>
          <w:noProof/>
        </w:rPr>
        <w:fldChar w:fldCharType="begin"/>
      </w:r>
      <w:r>
        <w:rPr>
          <w:noProof/>
        </w:rPr>
        <w:instrText xml:space="preserve"> PAGEREF _Toc226152936 \h </w:instrText>
      </w:r>
      <w:r>
        <w:rPr>
          <w:noProof/>
        </w:rPr>
      </w:r>
      <w:r>
        <w:rPr>
          <w:noProof/>
        </w:rPr>
        <w:fldChar w:fldCharType="separate"/>
      </w:r>
      <w:r>
        <w:rPr>
          <w:noProof/>
        </w:rPr>
        <w:t>6</w:t>
      </w:r>
      <w:r>
        <w:rPr>
          <w:noProof/>
        </w:rPr>
        <w:fldChar w:fldCharType="end"/>
      </w:r>
    </w:p>
    <w:p w14:paraId="73C7822C" w14:textId="749B9E19"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Scope of the Document</w:t>
      </w:r>
      <w:r>
        <w:rPr>
          <w:noProof/>
        </w:rPr>
        <w:tab/>
      </w:r>
      <w:r>
        <w:rPr>
          <w:noProof/>
        </w:rPr>
        <w:fldChar w:fldCharType="begin"/>
      </w:r>
      <w:r>
        <w:rPr>
          <w:noProof/>
        </w:rPr>
        <w:instrText xml:space="preserve"> PAGEREF _Toc226152937 \h </w:instrText>
      </w:r>
      <w:r>
        <w:rPr>
          <w:noProof/>
        </w:rPr>
      </w:r>
      <w:r>
        <w:rPr>
          <w:noProof/>
        </w:rPr>
        <w:fldChar w:fldCharType="separate"/>
      </w:r>
      <w:r>
        <w:rPr>
          <w:noProof/>
        </w:rPr>
        <w:t>6</w:t>
      </w:r>
      <w:r>
        <w:rPr>
          <w:noProof/>
        </w:rPr>
        <w:fldChar w:fldCharType="end"/>
      </w:r>
    </w:p>
    <w:p w14:paraId="47D9B710" w14:textId="1C520626"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_Toc226152938 \h </w:instrText>
      </w:r>
      <w:r>
        <w:rPr>
          <w:noProof/>
        </w:rPr>
      </w:r>
      <w:r>
        <w:rPr>
          <w:noProof/>
        </w:rPr>
        <w:fldChar w:fldCharType="separate"/>
      </w:r>
      <w:r>
        <w:rPr>
          <w:noProof/>
        </w:rPr>
        <w:t>6</w:t>
      </w:r>
      <w:r>
        <w:rPr>
          <w:noProof/>
        </w:rPr>
        <w:fldChar w:fldCharType="end"/>
      </w:r>
    </w:p>
    <w:p w14:paraId="0650BC01" w14:textId="254EC120" w:rsidR="00A3045D" w:rsidRDefault="00A3045D">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Product Scope</w:t>
      </w:r>
      <w:r>
        <w:rPr>
          <w:noProof/>
        </w:rPr>
        <w:tab/>
      </w:r>
      <w:r>
        <w:rPr>
          <w:noProof/>
        </w:rPr>
        <w:fldChar w:fldCharType="begin"/>
      </w:r>
      <w:r>
        <w:rPr>
          <w:noProof/>
        </w:rPr>
        <w:instrText xml:space="preserve"> PAGEREF _Toc226152939 \h </w:instrText>
      </w:r>
      <w:r>
        <w:rPr>
          <w:noProof/>
        </w:rPr>
      </w:r>
      <w:r>
        <w:rPr>
          <w:noProof/>
        </w:rPr>
        <w:fldChar w:fldCharType="separate"/>
      </w:r>
      <w:r>
        <w:rPr>
          <w:noProof/>
        </w:rPr>
        <w:t>7</w:t>
      </w:r>
      <w:r>
        <w:rPr>
          <w:noProof/>
        </w:rPr>
        <w:fldChar w:fldCharType="end"/>
      </w:r>
    </w:p>
    <w:p w14:paraId="62492803" w14:textId="7FD96FBE" w:rsidR="00A3045D" w:rsidRDefault="00A3045D">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System Design Decisions and Constraints</w:t>
      </w:r>
      <w:r>
        <w:rPr>
          <w:noProof/>
        </w:rPr>
        <w:tab/>
      </w:r>
      <w:r>
        <w:rPr>
          <w:noProof/>
        </w:rPr>
        <w:fldChar w:fldCharType="begin"/>
      </w:r>
      <w:r>
        <w:rPr>
          <w:noProof/>
        </w:rPr>
        <w:instrText xml:space="preserve"> PAGEREF _Toc226152940 \h </w:instrText>
      </w:r>
      <w:r>
        <w:rPr>
          <w:noProof/>
        </w:rPr>
      </w:r>
      <w:r>
        <w:rPr>
          <w:noProof/>
        </w:rPr>
        <w:fldChar w:fldCharType="separate"/>
      </w:r>
      <w:r>
        <w:rPr>
          <w:noProof/>
        </w:rPr>
        <w:t>7</w:t>
      </w:r>
      <w:r>
        <w:rPr>
          <w:noProof/>
        </w:rPr>
        <w:fldChar w:fldCharType="end"/>
      </w:r>
    </w:p>
    <w:p w14:paraId="2B90D707" w14:textId="43489F4F"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System Design Decisions</w:t>
      </w:r>
      <w:r>
        <w:rPr>
          <w:noProof/>
        </w:rPr>
        <w:tab/>
      </w:r>
      <w:r>
        <w:rPr>
          <w:noProof/>
        </w:rPr>
        <w:fldChar w:fldCharType="begin"/>
      </w:r>
      <w:r>
        <w:rPr>
          <w:noProof/>
        </w:rPr>
        <w:instrText xml:space="preserve"> PAGEREF _Toc226152941 \h </w:instrText>
      </w:r>
      <w:r>
        <w:rPr>
          <w:noProof/>
        </w:rPr>
      </w:r>
      <w:r>
        <w:rPr>
          <w:noProof/>
        </w:rPr>
        <w:fldChar w:fldCharType="separate"/>
      </w:r>
      <w:r>
        <w:rPr>
          <w:noProof/>
        </w:rPr>
        <w:t>7</w:t>
      </w:r>
      <w:r>
        <w:rPr>
          <w:noProof/>
        </w:rPr>
        <w:fldChar w:fldCharType="end"/>
      </w:r>
    </w:p>
    <w:p w14:paraId="6E95FC82" w14:textId="39BEFC59" w:rsidR="00A3045D" w:rsidRDefault="00A3045D">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Software Architectural Design</w:t>
      </w:r>
      <w:r>
        <w:rPr>
          <w:noProof/>
        </w:rPr>
        <w:tab/>
      </w:r>
      <w:r>
        <w:rPr>
          <w:noProof/>
        </w:rPr>
        <w:fldChar w:fldCharType="begin"/>
      </w:r>
      <w:r>
        <w:rPr>
          <w:noProof/>
        </w:rPr>
        <w:instrText xml:space="preserve"> PAGEREF _Toc226152942 \h </w:instrText>
      </w:r>
      <w:r>
        <w:rPr>
          <w:noProof/>
        </w:rPr>
      </w:r>
      <w:r>
        <w:rPr>
          <w:noProof/>
        </w:rPr>
        <w:fldChar w:fldCharType="separate"/>
      </w:r>
      <w:r>
        <w:rPr>
          <w:noProof/>
        </w:rPr>
        <w:t>9</w:t>
      </w:r>
      <w:r>
        <w:rPr>
          <w:noProof/>
        </w:rPr>
        <w:fldChar w:fldCharType="end"/>
      </w:r>
    </w:p>
    <w:p w14:paraId="0B0506AF" w14:textId="7491A113" w:rsidR="00A3045D" w:rsidRDefault="00A3045D">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Software Design - Modules/Classes</w:t>
      </w:r>
      <w:r>
        <w:rPr>
          <w:noProof/>
        </w:rPr>
        <w:tab/>
      </w:r>
      <w:r>
        <w:rPr>
          <w:noProof/>
        </w:rPr>
        <w:fldChar w:fldCharType="begin"/>
      </w:r>
      <w:r>
        <w:rPr>
          <w:noProof/>
        </w:rPr>
        <w:instrText xml:space="preserve"> PAGEREF _Toc226152943 \h </w:instrText>
      </w:r>
      <w:r>
        <w:rPr>
          <w:noProof/>
        </w:rPr>
      </w:r>
      <w:r>
        <w:rPr>
          <w:noProof/>
        </w:rPr>
        <w:fldChar w:fldCharType="separate"/>
      </w:r>
      <w:r>
        <w:rPr>
          <w:noProof/>
        </w:rPr>
        <w:t>9</w:t>
      </w:r>
      <w:r>
        <w:rPr>
          <w:noProof/>
        </w:rPr>
        <w:fldChar w:fldCharType="end"/>
      </w:r>
    </w:p>
    <w:p w14:paraId="5ADE1A00" w14:textId="2057E9BD"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Registration &amp; Login (Authentication)</w:t>
      </w:r>
      <w:r>
        <w:rPr>
          <w:noProof/>
        </w:rPr>
        <w:tab/>
      </w:r>
      <w:r>
        <w:rPr>
          <w:noProof/>
        </w:rPr>
        <w:fldChar w:fldCharType="begin"/>
      </w:r>
      <w:r>
        <w:rPr>
          <w:noProof/>
        </w:rPr>
        <w:instrText xml:space="preserve"> PAGEREF _Toc226152944 \h </w:instrText>
      </w:r>
      <w:r>
        <w:rPr>
          <w:noProof/>
        </w:rPr>
      </w:r>
      <w:r>
        <w:rPr>
          <w:noProof/>
        </w:rPr>
        <w:fldChar w:fldCharType="separate"/>
      </w:r>
      <w:r>
        <w:rPr>
          <w:noProof/>
        </w:rPr>
        <w:t>9</w:t>
      </w:r>
      <w:r>
        <w:rPr>
          <w:noProof/>
        </w:rPr>
        <w:fldChar w:fldCharType="end"/>
      </w:r>
    </w:p>
    <w:p w14:paraId="15985535" w14:textId="605B1AAF"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Database</w:t>
      </w:r>
      <w:r>
        <w:rPr>
          <w:noProof/>
        </w:rPr>
        <w:tab/>
      </w:r>
      <w:r>
        <w:rPr>
          <w:noProof/>
        </w:rPr>
        <w:fldChar w:fldCharType="begin"/>
      </w:r>
      <w:r>
        <w:rPr>
          <w:noProof/>
        </w:rPr>
        <w:instrText xml:space="preserve"> PAGEREF _Toc226152945 \h </w:instrText>
      </w:r>
      <w:r>
        <w:rPr>
          <w:noProof/>
        </w:rPr>
      </w:r>
      <w:r>
        <w:rPr>
          <w:noProof/>
        </w:rPr>
        <w:fldChar w:fldCharType="separate"/>
      </w:r>
      <w:r>
        <w:rPr>
          <w:noProof/>
        </w:rPr>
        <w:t>10</w:t>
      </w:r>
      <w:r>
        <w:rPr>
          <w:noProof/>
        </w:rPr>
        <w:fldChar w:fldCharType="end"/>
      </w:r>
    </w:p>
    <w:p w14:paraId="1009989D" w14:textId="22B20B9E" w:rsidR="00A3045D" w:rsidRDefault="00A3045D">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User Interface Design</w:t>
      </w:r>
      <w:r>
        <w:rPr>
          <w:noProof/>
        </w:rPr>
        <w:tab/>
      </w:r>
      <w:r>
        <w:rPr>
          <w:noProof/>
        </w:rPr>
        <w:fldChar w:fldCharType="begin"/>
      </w:r>
      <w:r>
        <w:rPr>
          <w:noProof/>
        </w:rPr>
        <w:instrText xml:space="preserve"> PAGEREF _Toc226152946 \h </w:instrText>
      </w:r>
      <w:r>
        <w:rPr>
          <w:noProof/>
        </w:rPr>
      </w:r>
      <w:r>
        <w:rPr>
          <w:noProof/>
        </w:rPr>
        <w:fldChar w:fldCharType="separate"/>
      </w:r>
      <w:r>
        <w:rPr>
          <w:noProof/>
        </w:rPr>
        <w:t>11</w:t>
      </w:r>
      <w:r>
        <w:rPr>
          <w:noProof/>
        </w:rPr>
        <w:fldChar w:fldCharType="end"/>
      </w:r>
    </w:p>
    <w:p w14:paraId="5B308804" w14:textId="3DAC4D4A"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Top Navigation Bar</w:t>
      </w:r>
      <w:r>
        <w:rPr>
          <w:noProof/>
        </w:rPr>
        <w:tab/>
      </w:r>
      <w:r>
        <w:rPr>
          <w:noProof/>
        </w:rPr>
        <w:fldChar w:fldCharType="begin"/>
      </w:r>
      <w:r>
        <w:rPr>
          <w:noProof/>
        </w:rPr>
        <w:instrText xml:space="preserve"> PAGEREF _Toc226152947 \h </w:instrText>
      </w:r>
      <w:r>
        <w:rPr>
          <w:noProof/>
        </w:rPr>
      </w:r>
      <w:r>
        <w:rPr>
          <w:noProof/>
        </w:rPr>
        <w:fldChar w:fldCharType="separate"/>
      </w:r>
      <w:r>
        <w:rPr>
          <w:noProof/>
        </w:rPr>
        <w:t>11</w:t>
      </w:r>
      <w:r>
        <w:rPr>
          <w:noProof/>
        </w:rPr>
        <w:fldChar w:fldCharType="end"/>
      </w:r>
    </w:p>
    <w:p w14:paraId="6FDED824" w14:textId="216C76BE"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Ticker Tab Bar</w:t>
      </w:r>
      <w:r>
        <w:rPr>
          <w:noProof/>
        </w:rPr>
        <w:tab/>
      </w:r>
      <w:r>
        <w:rPr>
          <w:noProof/>
        </w:rPr>
        <w:fldChar w:fldCharType="begin"/>
      </w:r>
      <w:r>
        <w:rPr>
          <w:noProof/>
        </w:rPr>
        <w:instrText xml:space="preserve"> PAGEREF _Toc226152948 \h </w:instrText>
      </w:r>
      <w:r>
        <w:rPr>
          <w:noProof/>
        </w:rPr>
      </w:r>
      <w:r>
        <w:rPr>
          <w:noProof/>
        </w:rPr>
        <w:fldChar w:fldCharType="separate"/>
      </w:r>
      <w:r>
        <w:rPr>
          <w:noProof/>
        </w:rPr>
        <w:t>11</w:t>
      </w:r>
      <w:r>
        <w:rPr>
          <w:noProof/>
        </w:rPr>
        <w:fldChar w:fldCharType="end"/>
      </w:r>
    </w:p>
    <w:p w14:paraId="5316E359" w14:textId="67D14B5F"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Sidebar Navigation</w:t>
      </w:r>
      <w:r>
        <w:rPr>
          <w:noProof/>
        </w:rPr>
        <w:tab/>
      </w:r>
      <w:r>
        <w:rPr>
          <w:noProof/>
        </w:rPr>
        <w:fldChar w:fldCharType="begin"/>
      </w:r>
      <w:r>
        <w:rPr>
          <w:noProof/>
        </w:rPr>
        <w:instrText xml:space="preserve"> PAGEREF _Toc226152949 \h </w:instrText>
      </w:r>
      <w:r>
        <w:rPr>
          <w:noProof/>
        </w:rPr>
      </w:r>
      <w:r>
        <w:rPr>
          <w:noProof/>
        </w:rPr>
        <w:fldChar w:fldCharType="separate"/>
      </w:r>
      <w:r>
        <w:rPr>
          <w:noProof/>
        </w:rPr>
        <w:t>11</w:t>
      </w:r>
      <w:r>
        <w:rPr>
          <w:noProof/>
        </w:rPr>
        <w:fldChar w:fldCharType="end"/>
      </w:r>
    </w:p>
    <w:p w14:paraId="301CBA5B" w14:textId="1DE61766"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6.4</w:t>
      </w:r>
      <w:r>
        <w:rPr>
          <w:rFonts w:asciiTheme="minorHAnsi" w:eastAsiaTheme="minorEastAsia" w:hAnsiTheme="minorHAnsi" w:cstheme="minorBidi"/>
          <w:noProof/>
          <w:kern w:val="2"/>
          <w:sz w:val="24"/>
          <w:szCs w:val="24"/>
          <w14:ligatures w14:val="standardContextual"/>
        </w:rPr>
        <w:tab/>
      </w:r>
      <w:r>
        <w:rPr>
          <w:noProof/>
        </w:rPr>
        <w:t>Dashboard Panel Area</w:t>
      </w:r>
      <w:r>
        <w:rPr>
          <w:noProof/>
        </w:rPr>
        <w:tab/>
      </w:r>
      <w:r>
        <w:rPr>
          <w:noProof/>
        </w:rPr>
        <w:fldChar w:fldCharType="begin"/>
      </w:r>
      <w:r>
        <w:rPr>
          <w:noProof/>
        </w:rPr>
        <w:instrText xml:space="preserve"> PAGEREF _Toc226152950 \h </w:instrText>
      </w:r>
      <w:r>
        <w:rPr>
          <w:noProof/>
        </w:rPr>
      </w:r>
      <w:r>
        <w:rPr>
          <w:noProof/>
        </w:rPr>
        <w:fldChar w:fldCharType="separate"/>
      </w:r>
      <w:r>
        <w:rPr>
          <w:noProof/>
        </w:rPr>
        <w:t>11</w:t>
      </w:r>
      <w:r>
        <w:rPr>
          <w:noProof/>
        </w:rPr>
        <w:fldChar w:fldCharType="end"/>
      </w:r>
    </w:p>
    <w:p w14:paraId="5925F38C" w14:textId="39AE0BB9"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6.5</w:t>
      </w:r>
      <w:r>
        <w:rPr>
          <w:rFonts w:asciiTheme="minorHAnsi" w:eastAsiaTheme="minorEastAsia" w:hAnsiTheme="minorHAnsi" w:cstheme="minorBidi"/>
          <w:noProof/>
          <w:kern w:val="2"/>
          <w:sz w:val="24"/>
          <w:szCs w:val="24"/>
          <w14:ligatures w14:val="standardContextual"/>
        </w:rPr>
        <w:tab/>
      </w:r>
      <w:r>
        <w:rPr>
          <w:noProof/>
        </w:rPr>
        <w:t>Visual Design Characteristics</w:t>
      </w:r>
      <w:r>
        <w:rPr>
          <w:noProof/>
        </w:rPr>
        <w:tab/>
      </w:r>
      <w:r>
        <w:rPr>
          <w:noProof/>
        </w:rPr>
        <w:fldChar w:fldCharType="begin"/>
      </w:r>
      <w:r>
        <w:rPr>
          <w:noProof/>
        </w:rPr>
        <w:instrText xml:space="preserve"> PAGEREF _Toc226152951 \h </w:instrText>
      </w:r>
      <w:r>
        <w:rPr>
          <w:noProof/>
        </w:rPr>
      </w:r>
      <w:r>
        <w:rPr>
          <w:noProof/>
        </w:rPr>
        <w:fldChar w:fldCharType="separate"/>
      </w:r>
      <w:r>
        <w:rPr>
          <w:noProof/>
        </w:rPr>
        <w:t>11</w:t>
      </w:r>
      <w:r>
        <w:rPr>
          <w:noProof/>
        </w:rPr>
        <w:fldChar w:fldCharType="end"/>
      </w:r>
    </w:p>
    <w:p w14:paraId="1FFD2E6F" w14:textId="4943008E" w:rsidR="00A3045D" w:rsidRDefault="00A3045D">
      <w:pPr>
        <w:pStyle w:val="TOC2"/>
        <w:tabs>
          <w:tab w:val="left" w:pos="1000"/>
        </w:tabs>
        <w:rPr>
          <w:rFonts w:asciiTheme="minorHAnsi" w:eastAsiaTheme="minorEastAsia" w:hAnsiTheme="minorHAnsi" w:cstheme="minorBidi"/>
          <w:noProof/>
          <w:kern w:val="2"/>
          <w:sz w:val="24"/>
          <w:szCs w:val="24"/>
          <w14:ligatures w14:val="standardContextual"/>
        </w:rPr>
      </w:pPr>
      <w:r>
        <w:rPr>
          <w:noProof/>
        </w:rPr>
        <w:t>6.6</w:t>
      </w:r>
      <w:r>
        <w:rPr>
          <w:rFonts w:asciiTheme="minorHAnsi" w:eastAsiaTheme="minorEastAsia" w:hAnsiTheme="minorHAnsi" w:cstheme="minorBidi"/>
          <w:noProof/>
          <w:kern w:val="2"/>
          <w:sz w:val="24"/>
          <w:szCs w:val="24"/>
          <w14:ligatures w14:val="standardContextual"/>
        </w:rPr>
        <w:tab/>
      </w:r>
      <w:r>
        <w:rPr>
          <w:noProof/>
        </w:rPr>
        <w:t>Design Rationale</w:t>
      </w:r>
      <w:r>
        <w:rPr>
          <w:noProof/>
        </w:rPr>
        <w:tab/>
      </w:r>
      <w:r>
        <w:rPr>
          <w:noProof/>
        </w:rPr>
        <w:fldChar w:fldCharType="begin"/>
      </w:r>
      <w:r>
        <w:rPr>
          <w:noProof/>
        </w:rPr>
        <w:instrText xml:space="preserve"> PAGEREF _Toc226152952 \h </w:instrText>
      </w:r>
      <w:r>
        <w:rPr>
          <w:noProof/>
        </w:rPr>
      </w:r>
      <w:r>
        <w:rPr>
          <w:noProof/>
        </w:rPr>
        <w:fldChar w:fldCharType="separate"/>
      </w:r>
      <w:r>
        <w:rPr>
          <w:noProof/>
        </w:rPr>
        <w:t>12</w:t>
      </w:r>
      <w:r>
        <w:rPr>
          <w:noProof/>
        </w:rPr>
        <w:fldChar w:fldCharType="end"/>
      </w:r>
    </w:p>
    <w:p w14:paraId="4EEB135E" w14:textId="534A54BD" w:rsidR="00A3045D" w:rsidRDefault="00A3045D">
      <w:pPr>
        <w:pStyle w:val="TOC1"/>
        <w:tabs>
          <w:tab w:val="left" w:pos="432"/>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sidRPr="00F44E82">
        <w:rPr>
          <w:noProof/>
          <w:lang w:val="en-GB"/>
        </w:rPr>
        <w:t>Appendix A – Class Diagram of the Software System</w:t>
      </w:r>
      <w:r>
        <w:rPr>
          <w:noProof/>
        </w:rPr>
        <w:tab/>
      </w:r>
      <w:r>
        <w:rPr>
          <w:noProof/>
        </w:rPr>
        <w:fldChar w:fldCharType="begin"/>
      </w:r>
      <w:r>
        <w:rPr>
          <w:noProof/>
        </w:rPr>
        <w:instrText xml:space="preserve"> PAGEREF _Toc226152953 \h </w:instrText>
      </w:r>
      <w:r>
        <w:rPr>
          <w:noProof/>
        </w:rPr>
      </w:r>
      <w:r>
        <w:rPr>
          <w:noProof/>
        </w:rPr>
        <w:fldChar w:fldCharType="separate"/>
      </w:r>
      <w:r>
        <w:rPr>
          <w:noProof/>
        </w:rPr>
        <w:t>13</w:t>
      </w:r>
      <w:r>
        <w:rPr>
          <w:noProof/>
        </w:rPr>
        <w:fldChar w:fldCharType="end"/>
      </w:r>
    </w:p>
    <w:p w14:paraId="2B52DC16" w14:textId="26B6D5BC" w:rsidR="00A3045D" w:rsidRDefault="00A3045D">
      <w:pPr>
        <w:pStyle w:val="TOC1"/>
        <w:tabs>
          <w:tab w:val="left" w:pos="432"/>
        </w:tabs>
        <w:rPr>
          <w:rFonts w:asciiTheme="minorHAnsi" w:eastAsiaTheme="minorEastAsia" w:hAnsiTheme="minorHAnsi" w:cstheme="minorBidi"/>
          <w:noProof/>
          <w:kern w:val="2"/>
          <w:sz w:val="24"/>
          <w:szCs w:val="24"/>
          <w14:ligatures w14:val="standardContextual"/>
        </w:rPr>
      </w:pPr>
      <w:r>
        <w:rPr>
          <w:noProof/>
        </w:rPr>
        <w:t>8.</w:t>
      </w:r>
      <w:r>
        <w:rPr>
          <w:rFonts w:asciiTheme="minorHAnsi" w:eastAsiaTheme="minorEastAsia" w:hAnsiTheme="minorHAnsi" w:cstheme="minorBidi"/>
          <w:noProof/>
          <w:kern w:val="2"/>
          <w:sz w:val="24"/>
          <w:szCs w:val="24"/>
          <w14:ligatures w14:val="standardContextual"/>
        </w:rPr>
        <w:tab/>
      </w:r>
      <w:r w:rsidRPr="00F44E82">
        <w:rPr>
          <w:noProof/>
          <w:lang w:val="en-GB"/>
        </w:rPr>
        <w:t>Appendix B – User Interfaces</w:t>
      </w:r>
      <w:r>
        <w:rPr>
          <w:noProof/>
        </w:rPr>
        <w:tab/>
      </w:r>
      <w:r>
        <w:rPr>
          <w:noProof/>
        </w:rPr>
        <w:fldChar w:fldCharType="begin"/>
      </w:r>
      <w:r>
        <w:rPr>
          <w:noProof/>
        </w:rPr>
        <w:instrText xml:space="preserve"> PAGEREF _Toc226152954 \h </w:instrText>
      </w:r>
      <w:r>
        <w:rPr>
          <w:noProof/>
        </w:rPr>
      </w:r>
      <w:r>
        <w:rPr>
          <w:noProof/>
        </w:rPr>
        <w:fldChar w:fldCharType="separate"/>
      </w:r>
      <w:r>
        <w:rPr>
          <w:noProof/>
        </w:rPr>
        <w:t>14</w:t>
      </w:r>
      <w:r>
        <w:rPr>
          <w:noProof/>
        </w:rPr>
        <w:fldChar w:fldCharType="end"/>
      </w:r>
    </w:p>
    <w:p w14:paraId="307942D8" w14:textId="24D1F0CA" w:rsidR="00717C4A" w:rsidRDefault="008338FE">
      <w:pPr>
        <w:pStyle w:val="Title"/>
      </w:pPr>
      <w:r>
        <w:fldChar w:fldCharType="end"/>
      </w:r>
      <w:r>
        <w:br w:type="page"/>
      </w:r>
      <w:fldSimple w:instr="TITLE  \* MERGEFORMAT">
        <w:r w:rsidR="00CC0524">
          <w:t xml:space="preserve">Software </w:t>
        </w:r>
        <w:r w:rsidR="00930D70">
          <w:t>Design</w:t>
        </w:r>
        <w:r w:rsidR="00CC0524">
          <w:t xml:space="preserve"> (S</w:t>
        </w:r>
        <w:r w:rsidR="00930D70">
          <w:t>DD</w:t>
        </w:r>
        <w:r w:rsidR="00CC0524">
          <w:t>)</w:t>
        </w:r>
      </w:fldSimple>
    </w:p>
    <w:p w14:paraId="37063561" w14:textId="77777777" w:rsidR="00717C4A" w:rsidRDefault="008338FE">
      <w:pPr>
        <w:pStyle w:val="Heading1"/>
      </w:pPr>
      <w:bookmarkStart w:id="58" w:name="_Toc456598586"/>
      <w:bookmarkStart w:id="59" w:name="_Toc456600917"/>
      <w:bookmarkStart w:id="60" w:name="_Toc512930904"/>
      <w:bookmarkStart w:id="61" w:name="_Toc226152935"/>
      <w:bookmarkStart w:id="62" w:name="_Toc436203377"/>
      <w:bookmarkStart w:id="63" w:name="_Toc452813577"/>
      <w:r>
        <w:t>Introduction</w:t>
      </w:r>
      <w:bookmarkEnd w:id="58"/>
      <w:bookmarkEnd w:id="59"/>
      <w:bookmarkEnd w:id="60"/>
      <w:bookmarkEnd w:id="61"/>
    </w:p>
    <w:p w14:paraId="1B2E09D9" w14:textId="5FACF036" w:rsidR="461AECA6" w:rsidRDefault="461AECA6">
      <w:pPr>
        <w:pStyle w:val="BodyText"/>
        <w:ind w:left="0"/>
        <w:pPrChange w:id="64" w:author="Khan, Ayesha" w:date="2026-04-04T02:51:00Z">
          <w:pPr>
            <w:pStyle w:val="InfoBlue"/>
          </w:pPr>
        </w:pPrChange>
      </w:pPr>
    </w:p>
    <w:p w14:paraId="02FF830B" w14:textId="6114A6B2" w:rsidR="00FC70D3" w:rsidRDefault="00FC70D3" w:rsidP="00FC70D3">
      <w:pPr>
        <w:pStyle w:val="Heading2"/>
      </w:pPr>
      <w:bookmarkStart w:id="65" w:name="_Toc226152936"/>
      <w:r>
        <w:t>Purpose of the Document</w:t>
      </w:r>
      <w:bookmarkEnd w:id="65"/>
    </w:p>
    <w:p w14:paraId="1F52FFC2" w14:textId="44595B58" w:rsidR="00FC70D3" w:rsidRDefault="00FC70D3" w:rsidP="002F746C">
      <w:pPr>
        <w:pStyle w:val="InfoBlue"/>
        <w:rPr>
          <w:i/>
        </w:rPr>
      </w:pPr>
      <w:commentRangeStart w:id="66"/>
      <w:del w:id="67" w:author="Bottari, Brady" w:date="2026-03-23T19:40:00Z" w16du:dateUtc="2026-03-23T19:40:20Z">
        <w:r w:rsidRPr="12C8683D" w:rsidDel="00FC70D3">
          <w:delText>[</w:delText>
        </w:r>
      </w:del>
      <w:r w:rsidRPr="12C8683D">
        <w:t xml:space="preserve">The purpose of this document is </w:t>
      </w:r>
      <w:r w:rsidR="005645FF" w:rsidRPr="12C8683D">
        <w:t xml:space="preserve">to </w:t>
      </w:r>
      <w:r w:rsidR="00CC0524" w:rsidRPr="12C8683D">
        <w:t xml:space="preserve">document the software </w:t>
      </w:r>
      <w:r w:rsidR="00930D70" w:rsidRPr="12C8683D">
        <w:t>design</w:t>
      </w:r>
      <w:r w:rsidR="00CC0524" w:rsidRPr="12C8683D">
        <w:t xml:space="preserve"> for the project </w:t>
      </w:r>
      <w:r w:rsidR="49639558" w:rsidRPr="12C8683D">
        <w:t>Omnium.</w:t>
      </w:r>
      <w:r w:rsidR="670C850D" w:rsidRPr="12C8683D">
        <w:t xml:space="preserve"> It provides </w:t>
      </w:r>
      <w:r w:rsidR="604315D9" w:rsidRPr="12C8683D">
        <w:t>a</w:t>
      </w:r>
      <w:r w:rsidR="670C850D" w:rsidRPr="12C8683D">
        <w:t xml:space="preserve"> </w:t>
      </w:r>
      <w:r w:rsidR="7D55A52E" w:rsidRPr="12C8683D">
        <w:t>detailed overview of Omnium’s development choices.</w:t>
      </w:r>
      <w:commentRangeEnd w:id="66"/>
      <w:r w:rsidR="00EA24AB">
        <w:rPr>
          <w:rStyle w:val="CommentReference"/>
          <w:i/>
          <w:sz w:val="20"/>
          <w:szCs w:val="20"/>
        </w:rPr>
        <w:commentReference w:id="66"/>
      </w:r>
    </w:p>
    <w:p w14:paraId="6F7AD173" w14:textId="6E56CD3D" w:rsidR="00BA2984" w:rsidRDefault="00BA2984" w:rsidP="00BA2984">
      <w:pPr>
        <w:pStyle w:val="Heading2"/>
      </w:pPr>
      <w:bookmarkStart w:id="68" w:name="_Toc226152937"/>
      <w:r>
        <w:t>Scope of the Document</w:t>
      </w:r>
      <w:bookmarkEnd w:id="68"/>
    </w:p>
    <w:p w14:paraId="55C22C47" w14:textId="3F6242A3" w:rsidR="00BA2984" w:rsidRDefault="4B6997E3">
      <w:pPr>
        <w:rPr>
          <w:ins w:id="69" w:author="Khan, Ayesha" w:date="2026-04-03T22:41:00Z" w16du:dateUtc="2026-04-03T22:41:34Z"/>
        </w:rPr>
        <w:pPrChange w:id="70" w:author="Khan, Ayesha" w:date="2026-04-03T22:41:00Z">
          <w:pPr>
            <w:pStyle w:val="InfoBlue"/>
          </w:pPr>
        </w:pPrChange>
      </w:pPr>
      <w:commentRangeStart w:id="71"/>
      <w:r>
        <w:t xml:space="preserve">The scope of this document is to outline the project’s </w:t>
      </w:r>
      <w:r w:rsidR="03553EE9">
        <w:t xml:space="preserve">system’s </w:t>
      </w:r>
      <w:r>
        <w:t xml:space="preserve">designs and constraints, </w:t>
      </w:r>
      <w:r w:rsidR="338C710E">
        <w:t xml:space="preserve">the software </w:t>
      </w:r>
      <w:r w:rsidR="166F1B89">
        <w:t>design,</w:t>
      </w:r>
      <w:r w:rsidR="338C710E">
        <w:t xml:space="preserve"> and its modules/classes</w:t>
      </w:r>
      <w:r w:rsidR="35866925">
        <w:t>.</w:t>
      </w:r>
      <w:ins w:id="72" w:author="Khan, Ayesha" w:date="2026-04-04T03:48:00Z" w16du:dateUtc="2026-04-04T03:48:16Z">
        <w:r w:rsidR="4BDBCD01">
          <w:t xml:space="preserve"> </w:t>
        </w:r>
      </w:ins>
      <w:r w:rsidR="79424927">
        <w:t xml:space="preserve">The document will also provide a look at the </w:t>
      </w:r>
      <w:r w:rsidR="5A547495">
        <w:t xml:space="preserve">user </w:t>
      </w:r>
      <w:r w:rsidR="31176959">
        <w:t>interface design</w:t>
      </w:r>
      <w:r w:rsidR="0F232E5E">
        <w:t xml:space="preserve"> and </w:t>
      </w:r>
      <w:r w:rsidR="7E6C4A74">
        <w:t>a class diagram of the software system.</w:t>
      </w:r>
      <w:commentRangeEnd w:id="71"/>
      <w:r w:rsidR="002625DE">
        <w:rPr>
          <w:rStyle w:val="CommentReference"/>
          <w:sz w:val="20"/>
          <w:szCs w:val="20"/>
        </w:rPr>
        <w:commentReference w:id="71"/>
      </w:r>
    </w:p>
    <w:p w14:paraId="44ABEE91" w14:textId="0A75233D" w:rsidR="461AECA6" w:rsidRDefault="461AECA6">
      <w:pPr>
        <w:pStyle w:val="BodyText"/>
        <w:ind w:left="0"/>
        <w:pPrChange w:id="73" w:author="Khan, Ayesha" w:date="2026-04-03T22:41:00Z">
          <w:pPr>
            <w:pStyle w:val="InfoBlue"/>
          </w:pPr>
        </w:pPrChange>
      </w:pPr>
    </w:p>
    <w:p w14:paraId="1E9BBEF0" w14:textId="01006545" w:rsidR="00F02455" w:rsidRDefault="008338FE" w:rsidP="12C8683D">
      <w:pPr>
        <w:pStyle w:val="Heading2"/>
        <w:ind w:left="0" w:firstLine="0"/>
      </w:pPr>
      <w:bookmarkStart w:id="74" w:name="_Toc456598590"/>
      <w:bookmarkStart w:id="75" w:name="_Toc456600921"/>
      <w:bookmarkStart w:id="76" w:name="_Toc512930905"/>
      <w:bookmarkStart w:id="77" w:name="_Toc226152938"/>
      <w:r>
        <w:t>References</w:t>
      </w:r>
      <w:bookmarkEnd w:id="74"/>
      <w:bookmarkEnd w:id="75"/>
      <w:bookmarkEnd w:id="76"/>
      <w:bookmarkEnd w:id="77"/>
    </w:p>
    <w:tbl>
      <w:tblPr>
        <w:tblStyle w:val="TableGrid"/>
        <w:tblW w:w="0" w:type="auto"/>
        <w:tblInd w:w="108" w:type="dxa"/>
        <w:tblLook w:val="04A0" w:firstRow="1" w:lastRow="0" w:firstColumn="1" w:lastColumn="0" w:noHBand="0" w:noVBand="1"/>
      </w:tblPr>
      <w:tblGrid>
        <w:gridCol w:w="3084"/>
        <w:gridCol w:w="3192"/>
        <w:gridCol w:w="3080"/>
      </w:tblGrid>
      <w:tr w:rsidR="00F02455" w:rsidRPr="008B3D4D" w14:paraId="0A241768" w14:textId="77777777" w:rsidTr="461AECA6">
        <w:tc>
          <w:tcPr>
            <w:tcW w:w="3084" w:type="dxa"/>
          </w:tcPr>
          <w:p w14:paraId="57F8D155" w14:textId="77777777" w:rsidR="00F02455" w:rsidRPr="00A84D45" w:rsidRDefault="00F02455" w:rsidP="002F746C">
            <w:pPr>
              <w:pStyle w:val="InfoBlue"/>
              <w:rPr>
                <w:i/>
              </w:rPr>
            </w:pPr>
            <w:r w:rsidRPr="00A84D45">
              <w:t>Reference Title/Name</w:t>
            </w:r>
          </w:p>
        </w:tc>
        <w:tc>
          <w:tcPr>
            <w:tcW w:w="3192" w:type="dxa"/>
          </w:tcPr>
          <w:p w14:paraId="7F83830A" w14:textId="77777777" w:rsidR="00F02455" w:rsidRPr="00A84D45" w:rsidRDefault="00F02455" w:rsidP="002F746C">
            <w:pPr>
              <w:pStyle w:val="InfoBlue"/>
              <w:rPr>
                <w:i/>
              </w:rPr>
            </w:pPr>
            <w:r w:rsidRPr="00A84D45">
              <w:t>Date</w:t>
            </w:r>
          </w:p>
        </w:tc>
        <w:tc>
          <w:tcPr>
            <w:tcW w:w="3080" w:type="dxa"/>
          </w:tcPr>
          <w:p w14:paraId="73471CAD" w14:textId="77777777" w:rsidR="00F02455" w:rsidRPr="00A84D45" w:rsidRDefault="00F02455" w:rsidP="002F746C">
            <w:pPr>
              <w:pStyle w:val="InfoBlue"/>
              <w:rPr>
                <w:i/>
              </w:rPr>
            </w:pPr>
            <w:r w:rsidRPr="00A84D45">
              <w:t>Version</w:t>
            </w:r>
          </w:p>
        </w:tc>
      </w:tr>
      <w:tr w:rsidR="00F02455" w:rsidRPr="008B3D4D" w14:paraId="3F7ACB65" w14:textId="77777777" w:rsidTr="461AECA6">
        <w:tc>
          <w:tcPr>
            <w:tcW w:w="3084" w:type="dxa"/>
          </w:tcPr>
          <w:p w14:paraId="25A29C51" w14:textId="77777777" w:rsidR="00F02455" w:rsidRPr="00185FC9" w:rsidRDefault="00F02455" w:rsidP="002F746C">
            <w:pPr>
              <w:pStyle w:val="InfoBlue"/>
              <w:rPr>
                <w:rPrChange w:id="78" w:author="Khan, Ayesha" w:date="2026-04-04T02:51:00Z">
                  <w:rPr>
                    <w:i/>
                    <w:color w:val="FF0000"/>
                  </w:rPr>
                </w:rPrChange>
              </w:rPr>
            </w:pPr>
            <w:commentRangeStart w:id="79"/>
            <w:r w:rsidRPr="461AECA6">
              <w:rPr>
                <w:rPrChange w:id="80" w:author="Khan, Ayesha" w:date="2026-04-04T02:51:00Z" w16du:dateUtc="2026-04-04T02:51:42Z">
                  <w:rPr>
                    <w:i/>
                    <w:color w:val="FF0000"/>
                  </w:rPr>
                </w:rPrChange>
              </w:rPr>
              <w:t>Project Description Document</w:t>
            </w:r>
          </w:p>
        </w:tc>
        <w:tc>
          <w:tcPr>
            <w:tcW w:w="3192" w:type="dxa"/>
          </w:tcPr>
          <w:p w14:paraId="6A53975B" w14:textId="647CC937" w:rsidR="00F02455" w:rsidRPr="00185FC9" w:rsidRDefault="107C1D57" w:rsidP="002F746C">
            <w:pPr>
              <w:pStyle w:val="InfoBlue"/>
              <w:rPr>
                <w:rPrChange w:id="81" w:author="Khan, Ayesha" w:date="2026-04-04T02:51:00Z">
                  <w:rPr>
                    <w:i/>
                    <w:color w:val="FF0000"/>
                  </w:rPr>
                </w:rPrChange>
              </w:rPr>
            </w:pPr>
            <w:r w:rsidRPr="461AECA6">
              <w:rPr>
                <w:rPrChange w:id="82" w:author="Khan, Ayesha" w:date="2026-04-04T02:51:00Z" w16du:dateUtc="2026-04-04T02:51:42Z">
                  <w:rPr>
                    <w:i/>
                    <w:color w:val="FF0000"/>
                  </w:rPr>
                </w:rPrChange>
              </w:rPr>
              <w:t xml:space="preserve"> 1/25/2026</w:t>
            </w:r>
          </w:p>
        </w:tc>
        <w:tc>
          <w:tcPr>
            <w:tcW w:w="3080" w:type="dxa"/>
          </w:tcPr>
          <w:p w14:paraId="23E26649" w14:textId="30591AF4" w:rsidR="00F02455" w:rsidRPr="00185FC9" w:rsidRDefault="3CDED979" w:rsidP="002F746C">
            <w:pPr>
              <w:pStyle w:val="InfoBlue"/>
              <w:rPr>
                <w:rPrChange w:id="83" w:author="Khan, Ayesha" w:date="2026-04-04T02:51:00Z">
                  <w:rPr>
                    <w:i/>
                    <w:color w:val="FF0000"/>
                  </w:rPr>
                </w:rPrChange>
              </w:rPr>
            </w:pPr>
            <w:r w:rsidRPr="461AECA6">
              <w:rPr>
                <w:rPrChange w:id="84" w:author="Khan, Ayesha" w:date="2026-04-04T02:51:00Z" w16du:dateUtc="2026-04-04T02:51:42Z">
                  <w:rPr>
                    <w:i/>
                    <w:color w:val="FF0000"/>
                  </w:rPr>
                </w:rPrChange>
              </w:rPr>
              <w:t>1.0</w:t>
            </w:r>
            <w:commentRangeEnd w:id="79"/>
            <w:r w:rsidR="000B2DBF">
              <w:rPr>
                <w:rStyle w:val="CommentReference"/>
                <w:iCs w:val="0"/>
                <w:color w:val="auto"/>
              </w:rPr>
              <w:commentReference w:id="79"/>
            </w:r>
          </w:p>
        </w:tc>
      </w:tr>
      <w:tr w:rsidR="00F02455" w:rsidRPr="008B3D4D" w14:paraId="3F7A6AF9" w14:textId="77777777" w:rsidTr="461AECA6">
        <w:tc>
          <w:tcPr>
            <w:tcW w:w="3084" w:type="dxa"/>
          </w:tcPr>
          <w:p w14:paraId="64D9C977" w14:textId="23D215E1" w:rsidR="00F02455" w:rsidRPr="00185FC9" w:rsidRDefault="00F02455">
            <w:pPr>
              <w:pStyle w:val="InfoBlue"/>
              <w:rPr>
                <w:rPrChange w:id="85" w:author="Khan, Ayesha" w:date="2026-04-04T02:51:00Z">
                  <w:rPr>
                    <w:color w:val="FF0000"/>
                  </w:rPr>
                </w:rPrChange>
              </w:rPr>
              <w:pPrChange w:id="86" w:author="Bottari, Brady" w:date="2026-03-31T15:05:00Z">
                <w:pPr/>
              </w:pPrChange>
            </w:pPr>
            <w:r w:rsidRPr="461AECA6">
              <w:rPr>
                <w:rPrChange w:id="87" w:author="Khan, Ayesha" w:date="2026-04-04T02:51:00Z" w16du:dateUtc="2026-04-04T02:51:42Z">
                  <w:rPr>
                    <w:i/>
                    <w:color w:val="FF0000"/>
                  </w:rPr>
                </w:rPrChange>
              </w:rPr>
              <w:t>Project Vision Document (PVD)</w:t>
            </w:r>
          </w:p>
        </w:tc>
        <w:tc>
          <w:tcPr>
            <w:tcW w:w="3192" w:type="dxa"/>
          </w:tcPr>
          <w:p w14:paraId="1212CA07" w14:textId="1D86FE25" w:rsidR="00F02455" w:rsidRPr="00185FC9" w:rsidRDefault="61FBD1E9" w:rsidP="002F746C">
            <w:pPr>
              <w:pStyle w:val="InfoBlue"/>
              <w:rPr>
                <w:rPrChange w:id="88" w:author="Khan, Ayesha" w:date="2026-04-04T02:51:00Z">
                  <w:rPr>
                    <w:i/>
                    <w:color w:val="FF0000"/>
                  </w:rPr>
                </w:rPrChange>
              </w:rPr>
            </w:pPr>
            <w:r w:rsidRPr="461AECA6">
              <w:rPr>
                <w:rPrChange w:id="89" w:author="Khan, Ayesha" w:date="2026-04-04T02:51:00Z" w16du:dateUtc="2026-04-04T02:51:42Z">
                  <w:rPr>
                    <w:i/>
                    <w:color w:val="FF0000"/>
                  </w:rPr>
                </w:rPrChange>
              </w:rPr>
              <w:t xml:space="preserve"> 2/13/2026</w:t>
            </w:r>
          </w:p>
        </w:tc>
        <w:tc>
          <w:tcPr>
            <w:tcW w:w="3080" w:type="dxa"/>
          </w:tcPr>
          <w:p w14:paraId="75DD2251" w14:textId="77777777" w:rsidR="00F02455" w:rsidRPr="00185FC9" w:rsidRDefault="00F02455" w:rsidP="002F746C">
            <w:pPr>
              <w:pStyle w:val="InfoBlue"/>
              <w:rPr>
                <w:rPrChange w:id="90" w:author="Khan, Ayesha" w:date="2026-04-04T02:51:00Z">
                  <w:rPr>
                    <w:i/>
                    <w:color w:val="FF0000"/>
                  </w:rPr>
                </w:rPrChange>
              </w:rPr>
            </w:pPr>
            <w:r w:rsidRPr="461AECA6">
              <w:rPr>
                <w:rPrChange w:id="91" w:author="Khan, Ayesha" w:date="2026-04-04T02:51:00Z" w16du:dateUtc="2026-04-04T02:51:42Z">
                  <w:rPr>
                    <w:i/>
                    <w:color w:val="FF0000"/>
                  </w:rPr>
                </w:rPrChange>
              </w:rPr>
              <w:t>1.0</w:t>
            </w:r>
          </w:p>
        </w:tc>
      </w:tr>
      <w:tr w:rsidR="00F02455" w:rsidRPr="008B3D4D" w14:paraId="6CA7CBAA" w14:textId="77777777" w:rsidTr="461AECA6">
        <w:tc>
          <w:tcPr>
            <w:tcW w:w="3084" w:type="dxa"/>
          </w:tcPr>
          <w:p w14:paraId="56669B83" w14:textId="77777777" w:rsidR="00F02455" w:rsidRPr="00185FC9" w:rsidRDefault="00F02455" w:rsidP="002F746C">
            <w:pPr>
              <w:pStyle w:val="InfoBlue"/>
              <w:rPr>
                <w:rPrChange w:id="92" w:author="Khan, Ayesha" w:date="2026-04-04T02:51:00Z">
                  <w:rPr>
                    <w:i/>
                    <w:color w:val="FF0000"/>
                  </w:rPr>
                </w:rPrChange>
              </w:rPr>
            </w:pPr>
            <w:r w:rsidRPr="461AECA6">
              <w:rPr>
                <w:rPrChange w:id="93" w:author="Khan, Ayesha" w:date="2026-04-04T02:51:00Z" w16du:dateUtc="2026-04-04T02:51:42Z">
                  <w:rPr>
                    <w:i/>
                    <w:color w:val="FF0000"/>
                  </w:rPr>
                </w:rPrChange>
              </w:rPr>
              <w:t>Project Plan (PP)</w:t>
            </w:r>
          </w:p>
        </w:tc>
        <w:tc>
          <w:tcPr>
            <w:tcW w:w="3192" w:type="dxa"/>
          </w:tcPr>
          <w:p w14:paraId="3968CE40" w14:textId="5403F49F" w:rsidR="00F02455" w:rsidRPr="00185FC9" w:rsidRDefault="356EF70A" w:rsidP="002F746C">
            <w:pPr>
              <w:pStyle w:val="InfoBlue"/>
              <w:rPr>
                <w:i/>
              </w:rPr>
            </w:pPr>
            <w:r w:rsidRPr="461AECA6">
              <w:t xml:space="preserve"> 2/23/2026</w:t>
            </w:r>
          </w:p>
        </w:tc>
        <w:tc>
          <w:tcPr>
            <w:tcW w:w="3080" w:type="dxa"/>
          </w:tcPr>
          <w:p w14:paraId="04BD490B" w14:textId="77777777" w:rsidR="00F02455" w:rsidRPr="00185FC9" w:rsidRDefault="00F02455" w:rsidP="002F746C">
            <w:pPr>
              <w:pStyle w:val="InfoBlue"/>
              <w:rPr>
                <w:i/>
              </w:rPr>
            </w:pPr>
            <w:r w:rsidRPr="461AECA6">
              <w:t>1.0</w:t>
            </w:r>
          </w:p>
        </w:tc>
      </w:tr>
      <w:tr w:rsidR="461AECA6" w14:paraId="05FDC246" w14:textId="77777777" w:rsidTr="461AECA6">
        <w:tc>
          <w:tcPr>
            <w:tcW w:w="3084" w:type="dxa"/>
          </w:tcPr>
          <w:p w14:paraId="7F1DCCBA" w14:textId="4D65BFC5" w:rsidR="41FBBEA8" w:rsidRDefault="41FBBEA8" w:rsidP="461AECA6">
            <w:pPr>
              <w:pStyle w:val="BodyText"/>
              <w:ind w:left="0"/>
              <w:jc w:val="both"/>
            </w:pPr>
            <w:r w:rsidRPr="461AECA6">
              <w:t>Software Requirements Specification (SRS)</w:t>
            </w:r>
          </w:p>
        </w:tc>
        <w:tc>
          <w:tcPr>
            <w:tcW w:w="3192" w:type="dxa"/>
          </w:tcPr>
          <w:p w14:paraId="5C2EA0E1" w14:textId="1EC1087D" w:rsidR="0583E570" w:rsidRDefault="0583E570" w:rsidP="002F746C">
            <w:pPr>
              <w:pStyle w:val="InfoBlue"/>
              <w:rPr>
                <w:i/>
              </w:rPr>
            </w:pPr>
            <w:r w:rsidRPr="461AECA6">
              <w:t xml:space="preserve"> 3/2/2026</w:t>
            </w:r>
          </w:p>
        </w:tc>
        <w:tc>
          <w:tcPr>
            <w:tcW w:w="3080" w:type="dxa"/>
          </w:tcPr>
          <w:p w14:paraId="60E5D703" w14:textId="0D9D0BD5" w:rsidR="0766D36F" w:rsidRDefault="0766D36F" w:rsidP="002F746C">
            <w:pPr>
              <w:pStyle w:val="InfoBlue"/>
              <w:rPr>
                <w:i/>
              </w:rPr>
            </w:pPr>
            <w:r w:rsidRPr="461AECA6">
              <w:t xml:space="preserve"> 1.0</w:t>
            </w:r>
          </w:p>
        </w:tc>
      </w:tr>
      <w:tr w:rsidR="00F02455" w:rsidRPr="008B3D4D" w14:paraId="3219BEA1" w14:textId="77777777" w:rsidTr="461AECA6">
        <w:tc>
          <w:tcPr>
            <w:tcW w:w="3084" w:type="dxa"/>
          </w:tcPr>
          <w:p w14:paraId="7C3D1A16" w14:textId="77777777" w:rsidR="00F02455" w:rsidRPr="00185FC9" w:rsidRDefault="00F02455" w:rsidP="002F746C">
            <w:pPr>
              <w:pStyle w:val="InfoBlue"/>
              <w:rPr>
                <w:i/>
              </w:rPr>
            </w:pPr>
            <w:r w:rsidRPr="461AECA6">
              <w:t>IEEE/ISO/IEC 29148-2018 - ISO/IEC/IEEE International Standard - Systems and software engineering -- Life cycle processes -- Requirements engineering</w:t>
            </w:r>
          </w:p>
        </w:tc>
        <w:tc>
          <w:tcPr>
            <w:tcW w:w="3192" w:type="dxa"/>
          </w:tcPr>
          <w:p w14:paraId="4F1EBC65" w14:textId="77777777" w:rsidR="00F02455" w:rsidRPr="00185FC9" w:rsidRDefault="00F02455" w:rsidP="002F746C">
            <w:pPr>
              <w:pStyle w:val="InfoBlue"/>
              <w:rPr>
                <w:i/>
              </w:rPr>
            </w:pPr>
            <w:r w:rsidRPr="461AECA6">
              <w:t>10/23/2018</w:t>
            </w:r>
          </w:p>
        </w:tc>
        <w:tc>
          <w:tcPr>
            <w:tcW w:w="3080" w:type="dxa"/>
          </w:tcPr>
          <w:p w14:paraId="692E5903" w14:textId="77777777" w:rsidR="00F02455" w:rsidRPr="00185FC9" w:rsidRDefault="00F02455" w:rsidP="002F746C">
            <w:pPr>
              <w:pStyle w:val="InfoBlue"/>
              <w:rPr>
                <w:i/>
              </w:rPr>
            </w:pPr>
            <w:r w:rsidRPr="461AECA6">
              <w:t>2018</w:t>
            </w:r>
          </w:p>
        </w:tc>
      </w:tr>
      <w:tr w:rsidR="00F02455" w:rsidRPr="008B3D4D" w14:paraId="46CA7A54" w14:textId="77777777" w:rsidTr="461AECA6">
        <w:tc>
          <w:tcPr>
            <w:tcW w:w="3084" w:type="dxa"/>
          </w:tcPr>
          <w:p w14:paraId="20B2E79A" w14:textId="77777777" w:rsidR="00F02455" w:rsidRPr="00185FC9" w:rsidRDefault="00F02455" w:rsidP="461AECA6">
            <w:pPr>
              <w:pStyle w:val="BodyText"/>
              <w:ind w:left="0"/>
              <w:jc w:val="both"/>
            </w:pPr>
            <w:r w:rsidRPr="461AECA6">
              <w:t>Web Content Accessibility Guidelines (WCAG)</w:t>
            </w:r>
          </w:p>
        </w:tc>
        <w:tc>
          <w:tcPr>
            <w:tcW w:w="3192" w:type="dxa"/>
          </w:tcPr>
          <w:p w14:paraId="0A6BD2DE" w14:textId="77777777" w:rsidR="00F02455" w:rsidRPr="00185FC9" w:rsidRDefault="00F02455" w:rsidP="002F746C">
            <w:pPr>
              <w:pStyle w:val="InfoBlue"/>
              <w:rPr>
                <w:i/>
              </w:rPr>
            </w:pPr>
            <w:r w:rsidRPr="461AECA6">
              <w:t>11/11/2008</w:t>
            </w:r>
          </w:p>
        </w:tc>
        <w:tc>
          <w:tcPr>
            <w:tcW w:w="3080" w:type="dxa"/>
          </w:tcPr>
          <w:p w14:paraId="658552E8" w14:textId="77777777" w:rsidR="00F02455" w:rsidRPr="00185FC9" w:rsidRDefault="00F02455" w:rsidP="002F746C">
            <w:pPr>
              <w:pStyle w:val="InfoBlue"/>
              <w:rPr>
                <w:i/>
              </w:rPr>
            </w:pPr>
            <w:r w:rsidRPr="461AECA6">
              <w:t>2.0</w:t>
            </w:r>
          </w:p>
        </w:tc>
      </w:tr>
    </w:tbl>
    <w:p w14:paraId="36263246" w14:textId="536C442C" w:rsidR="00B971D3" w:rsidRDefault="00B971D3" w:rsidP="00B971D3">
      <w:pPr>
        <w:pStyle w:val="Heading2"/>
        <w:rPr>
          <w:del w:id="94" w:author="Bottari, Brady" w:date="2026-04-03T20:48:00Z" w16du:dateUtc="2026-04-03T20:48:24Z"/>
        </w:rPr>
      </w:pPr>
      <w:commentRangeStart w:id="95"/>
      <w:r>
        <w:t>Definitions, Acronyms, and Abbreviations</w:t>
      </w:r>
      <w:commentRangeEnd w:id="95"/>
      <w:r w:rsidR="002625DE">
        <w:rPr>
          <w:rStyle w:val="CommentReference"/>
          <w:sz w:val="20"/>
          <w:szCs w:val="20"/>
        </w:rPr>
        <w:commentReference w:id="95"/>
      </w:r>
    </w:p>
    <w:bookmarkEnd w:id="62"/>
    <w:bookmarkEnd w:id="63"/>
    <w:p w14:paraId="12729DEE" w14:textId="77777777" w:rsidR="00F02455" w:rsidRDefault="00F02455" w:rsidP="00F02455"/>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F02455" w14:paraId="5534899F" w14:textId="77777777" w:rsidTr="461AECA6">
        <w:tc>
          <w:tcPr>
            <w:tcW w:w="2196" w:type="dxa"/>
          </w:tcPr>
          <w:p w14:paraId="52216536" w14:textId="77777777" w:rsidR="00F02455" w:rsidRDefault="00F02455" w:rsidP="00DA1DBA">
            <w:pPr>
              <w:pStyle w:val="Tabletext"/>
              <w:jc w:val="center"/>
              <w:rPr>
                <w:b/>
              </w:rPr>
            </w:pPr>
            <w:r>
              <w:rPr>
                <w:b/>
              </w:rPr>
              <w:t>Term</w:t>
            </w:r>
          </w:p>
        </w:tc>
        <w:tc>
          <w:tcPr>
            <w:tcW w:w="2340" w:type="dxa"/>
          </w:tcPr>
          <w:p w14:paraId="6634B9D5" w14:textId="77777777" w:rsidR="00F02455" w:rsidRDefault="00F02455" w:rsidP="00DA1DBA">
            <w:pPr>
              <w:pStyle w:val="Tabletext"/>
              <w:jc w:val="center"/>
              <w:rPr>
                <w:b/>
              </w:rPr>
            </w:pPr>
            <w:r>
              <w:rPr>
                <w:b/>
              </w:rPr>
              <w:t>Abbreviation / Acronym</w:t>
            </w:r>
          </w:p>
        </w:tc>
        <w:tc>
          <w:tcPr>
            <w:tcW w:w="4820" w:type="dxa"/>
          </w:tcPr>
          <w:p w14:paraId="0FCA0BD4" w14:textId="77777777" w:rsidR="00F02455" w:rsidRDefault="00F02455" w:rsidP="00DA1DBA">
            <w:pPr>
              <w:pStyle w:val="Tabletext"/>
              <w:jc w:val="center"/>
              <w:rPr>
                <w:b/>
              </w:rPr>
            </w:pPr>
            <w:r>
              <w:rPr>
                <w:b/>
              </w:rPr>
              <w:t>Definition</w:t>
            </w:r>
          </w:p>
        </w:tc>
      </w:tr>
      <w:tr w:rsidR="00F02455" w14:paraId="0F0925DE" w14:textId="77777777" w:rsidTr="461AECA6">
        <w:tc>
          <w:tcPr>
            <w:tcW w:w="2196" w:type="dxa"/>
          </w:tcPr>
          <w:p w14:paraId="5B908F26" w14:textId="6E653188" w:rsidR="00F02455" w:rsidRDefault="019905D3" w:rsidP="00DA1DBA">
            <w:pPr>
              <w:pStyle w:val="Tabletext"/>
            </w:pPr>
            <w:r>
              <w:t>Omnium</w:t>
            </w:r>
          </w:p>
        </w:tc>
        <w:tc>
          <w:tcPr>
            <w:tcW w:w="2340" w:type="dxa"/>
          </w:tcPr>
          <w:p w14:paraId="53D07E58" w14:textId="02439D6D" w:rsidR="00F02455" w:rsidRDefault="019905D3" w:rsidP="00DA1DBA">
            <w:pPr>
              <w:pStyle w:val="Tabletext"/>
            </w:pPr>
            <w:r>
              <w:t>N/A</w:t>
            </w:r>
          </w:p>
        </w:tc>
        <w:tc>
          <w:tcPr>
            <w:tcW w:w="4820" w:type="dxa"/>
          </w:tcPr>
          <w:p w14:paraId="008BD222" w14:textId="56EB648E" w:rsidR="00F02455" w:rsidRDefault="019905D3" w:rsidP="00DA1DBA">
            <w:pPr>
              <w:pStyle w:val="Tabletext"/>
            </w:pPr>
            <w:r>
              <w:t>The modular trading dashboard application that’s being developed in this project.</w:t>
            </w:r>
          </w:p>
        </w:tc>
      </w:tr>
      <w:tr w:rsidR="461AECA6" w14:paraId="10596E5D" w14:textId="77777777" w:rsidTr="461AECA6">
        <w:trPr>
          <w:trHeight w:val="300"/>
        </w:trPr>
        <w:tc>
          <w:tcPr>
            <w:tcW w:w="2196" w:type="dxa"/>
          </w:tcPr>
          <w:p w14:paraId="43FC3E0D" w14:textId="058D3561" w:rsidR="2F842BB2" w:rsidRDefault="2F842BB2">
            <w:pPr>
              <w:pStyle w:val="Tabletext"/>
              <w:pPrChange w:id="96" w:author="Bottari, Brady" w:date="2026-04-03T20:50:00Z">
                <w:pPr/>
              </w:pPrChange>
            </w:pPr>
            <w:r>
              <w:t>Paper Trading</w:t>
            </w:r>
          </w:p>
        </w:tc>
        <w:tc>
          <w:tcPr>
            <w:tcW w:w="2340" w:type="dxa"/>
          </w:tcPr>
          <w:p w14:paraId="33949815" w14:textId="7BA5EA0E" w:rsidR="2F842BB2" w:rsidRDefault="2F842BB2">
            <w:pPr>
              <w:pStyle w:val="Tabletext"/>
              <w:pPrChange w:id="97" w:author="Bottari, Brady" w:date="2026-04-03T20:50:00Z">
                <w:pPr/>
              </w:pPrChange>
            </w:pPr>
            <w:r>
              <w:t>-</w:t>
            </w:r>
          </w:p>
        </w:tc>
        <w:tc>
          <w:tcPr>
            <w:tcW w:w="4820" w:type="dxa"/>
          </w:tcPr>
          <w:p w14:paraId="273E0736" w14:textId="77E7E6D0" w:rsidR="2F842BB2" w:rsidRDefault="2F842BB2">
            <w:pPr>
              <w:pStyle w:val="Tabletext"/>
              <w:pPrChange w:id="98" w:author="Bottari, Brady" w:date="2026-04-03T20:50:00Z">
                <w:pPr/>
              </w:pPrChange>
            </w:pPr>
            <w:r>
              <w:t>A simulated trade using real or historical trade data with no risk of financial loss, uses virtual money.</w:t>
            </w:r>
          </w:p>
        </w:tc>
      </w:tr>
      <w:tr w:rsidR="461AECA6" w14:paraId="677FBD77" w14:textId="77777777" w:rsidTr="461AECA6">
        <w:trPr>
          <w:trHeight w:val="300"/>
        </w:trPr>
        <w:tc>
          <w:tcPr>
            <w:tcW w:w="2196" w:type="dxa"/>
          </w:tcPr>
          <w:p w14:paraId="7A7173C7" w14:textId="144B6E1F" w:rsidR="647C9F02" w:rsidRDefault="647C9F02">
            <w:pPr>
              <w:pStyle w:val="Tabletext"/>
              <w:pPrChange w:id="99" w:author="Bottari, Brady" w:date="2026-03-31T15:24:00Z">
                <w:pPr/>
              </w:pPrChange>
            </w:pPr>
            <w:r>
              <w:t>Windows Presentation Foundation</w:t>
            </w:r>
          </w:p>
        </w:tc>
        <w:tc>
          <w:tcPr>
            <w:tcW w:w="2340" w:type="dxa"/>
          </w:tcPr>
          <w:p w14:paraId="7F422B77" w14:textId="52AC4008" w:rsidR="647C9F02" w:rsidRDefault="647C9F02">
            <w:pPr>
              <w:pStyle w:val="Tabletext"/>
              <w:pPrChange w:id="100" w:author="Bottari, Brady" w:date="2026-03-31T15:24:00Z">
                <w:pPr/>
              </w:pPrChange>
            </w:pPr>
            <w:r>
              <w:t>WPF</w:t>
            </w:r>
          </w:p>
        </w:tc>
        <w:tc>
          <w:tcPr>
            <w:tcW w:w="4820" w:type="dxa"/>
          </w:tcPr>
          <w:p w14:paraId="7D710BD2" w14:textId="709ABFFE" w:rsidR="61A58740" w:rsidRDefault="61A58740">
            <w:pPr>
              <w:pStyle w:val="Tabletext"/>
              <w:pPrChange w:id="101" w:author="Bottari, Brady" w:date="2026-03-31T15:24:00Z">
                <w:pPr/>
              </w:pPrChange>
            </w:pPr>
            <w:r>
              <w:t xml:space="preserve">A </w:t>
            </w:r>
            <w:r w:rsidR="647C9F02">
              <w:t xml:space="preserve">Microsoft graphical subsystem </w:t>
            </w:r>
            <w:r w:rsidR="4BA8A696">
              <w:t>used to build Windows desktop applications.</w:t>
            </w:r>
          </w:p>
        </w:tc>
      </w:tr>
      <w:tr w:rsidR="461AECA6" w14:paraId="7214F8D5" w14:textId="77777777" w:rsidTr="461AECA6">
        <w:trPr>
          <w:trHeight w:val="300"/>
        </w:trPr>
        <w:tc>
          <w:tcPr>
            <w:tcW w:w="2196" w:type="dxa"/>
          </w:tcPr>
          <w:p w14:paraId="5C24C2EC" w14:textId="118AFFD1" w:rsidR="0DAAE768" w:rsidRDefault="0DAAE768">
            <w:pPr>
              <w:pStyle w:val="Tabletext"/>
              <w:pPrChange w:id="102" w:author="Bottari, Brady" w:date="2026-04-03T20:45:00Z">
                <w:pPr/>
              </w:pPrChange>
            </w:pPr>
            <w:r>
              <w:t>Internet of Things</w:t>
            </w:r>
          </w:p>
        </w:tc>
        <w:tc>
          <w:tcPr>
            <w:tcW w:w="2340" w:type="dxa"/>
          </w:tcPr>
          <w:p w14:paraId="35C82B99" w14:textId="3A7EF882" w:rsidR="0DAAE768" w:rsidRDefault="0DAAE768">
            <w:pPr>
              <w:pStyle w:val="Tabletext"/>
              <w:pPrChange w:id="103" w:author="Bottari, Brady" w:date="2026-04-03T20:45:00Z">
                <w:pPr/>
              </w:pPrChange>
            </w:pPr>
            <w:r>
              <w:t>IoT</w:t>
            </w:r>
          </w:p>
        </w:tc>
        <w:tc>
          <w:tcPr>
            <w:tcW w:w="4820" w:type="dxa"/>
          </w:tcPr>
          <w:p w14:paraId="1EA32FF8" w14:textId="4D80E3E7" w:rsidR="0DAAE768" w:rsidRDefault="0DAAE768">
            <w:pPr>
              <w:pStyle w:val="Tabletext"/>
              <w:pPrChange w:id="104" w:author="Bottari, Brady" w:date="2026-04-03T20:45:00Z">
                <w:pPr/>
              </w:pPrChange>
            </w:pPr>
            <w:r>
              <w:t>A network of physical devices, vehicles, appliances, any physical object with a way to collect and share data.</w:t>
            </w:r>
          </w:p>
        </w:tc>
      </w:tr>
      <w:tr w:rsidR="00F02455" w14:paraId="3CB843D7" w14:textId="77777777" w:rsidTr="461AECA6">
        <w:tc>
          <w:tcPr>
            <w:tcW w:w="2196" w:type="dxa"/>
          </w:tcPr>
          <w:p w14:paraId="6CFE5C03" w14:textId="39387B33" w:rsidR="00F02455" w:rsidRDefault="6BAA7505" w:rsidP="00DA1DBA">
            <w:pPr>
              <w:pStyle w:val="Tabletext"/>
            </w:pPr>
            <w:r>
              <w:t>User Interface</w:t>
            </w:r>
          </w:p>
        </w:tc>
        <w:tc>
          <w:tcPr>
            <w:tcW w:w="2340" w:type="dxa"/>
          </w:tcPr>
          <w:p w14:paraId="751CC46D" w14:textId="7B0EBBFD" w:rsidR="00F02455" w:rsidRDefault="6BAA7505" w:rsidP="00DA1DBA">
            <w:pPr>
              <w:pStyle w:val="Tabletext"/>
            </w:pPr>
            <w:r>
              <w:t>UI</w:t>
            </w:r>
          </w:p>
        </w:tc>
        <w:tc>
          <w:tcPr>
            <w:tcW w:w="4820" w:type="dxa"/>
          </w:tcPr>
          <w:p w14:paraId="6BA89064" w14:textId="46D04955" w:rsidR="00F02455" w:rsidRDefault="6BAA7505" w:rsidP="00DA1DBA">
            <w:pPr>
              <w:pStyle w:val="Tabletext"/>
            </w:pPr>
            <w:r>
              <w:t>The visual component that allows users to interact with the system.</w:t>
            </w:r>
          </w:p>
        </w:tc>
      </w:tr>
      <w:tr w:rsidR="00F02455" w14:paraId="71003B20" w14:textId="77777777" w:rsidTr="461AECA6">
        <w:tc>
          <w:tcPr>
            <w:tcW w:w="2196" w:type="dxa"/>
          </w:tcPr>
          <w:p w14:paraId="040F5E29" w14:textId="1532A302" w:rsidR="00F02455" w:rsidRDefault="6DD3C394" w:rsidP="00DA1DBA">
            <w:pPr>
              <w:pStyle w:val="Tabletext"/>
            </w:pPr>
            <w:r>
              <w:t>Project Vision Document</w:t>
            </w:r>
          </w:p>
        </w:tc>
        <w:tc>
          <w:tcPr>
            <w:tcW w:w="2340" w:type="dxa"/>
          </w:tcPr>
          <w:p w14:paraId="5C9BF035" w14:textId="20DE935A" w:rsidR="00F02455" w:rsidRDefault="6DD3C394" w:rsidP="00DA1DBA">
            <w:pPr>
              <w:pStyle w:val="Tabletext"/>
            </w:pPr>
            <w:r>
              <w:t>PVD</w:t>
            </w:r>
          </w:p>
        </w:tc>
        <w:tc>
          <w:tcPr>
            <w:tcW w:w="4820" w:type="dxa"/>
          </w:tcPr>
          <w:p w14:paraId="655B0CA0" w14:textId="403056D4" w:rsidR="00F02455" w:rsidRDefault="6DD3C394" w:rsidP="00DA1DBA">
            <w:pPr>
              <w:pStyle w:val="Tabletext"/>
            </w:pPr>
            <w:r>
              <w:t>This document specifies the vision, objectives, and features of Omniu</w:t>
            </w:r>
            <w:r w:rsidR="79C039AE">
              <w:t>m.</w:t>
            </w:r>
          </w:p>
        </w:tc>
      </w:tr>
      <w:tr w:rsidR="461AECA6" w14:paraId="2B2D2753" w14:textId="77777777" w:rsidTr="461AECA6">
        <w:trPr>
          <w:trHeight w:val="300"/>
        </w:trPr>
        <w:tc>
          <w:tcPr>
            <w:tcW w:w="2196" w:type="dxa"/>
          </w:tcPr>
          <w:p w14:paraId="710D013B" w14:textId="622BEC6D" w:rsidR="6DD3C394" w:rsidRDefault="6DD3C394">
            <w:pPr>
              <w:pStyle w:val="Tabletext"/>
              <w:pPrChange w:id="105" w:author="Bottari, Brady" w:date="2026-03-31T15:19:00Z">
                <w:pPr/>
              </w:pPrChange>
            </w:pPr>
            <w:r>
              <w:t>Project Plan</w:t>
            </w:r>
          </w:p>
        </w:tc>
        <w:tc>
          <w:tcPr>
            <w:tcW w:w="2340" w:type="dxa"/>
          </w:tcPr>
          <w:p w14:paraId="120E2A71" w14:textId="28FF4847" w:rsidR="6DD3C394" w:rsidRDefault="6DD3C394">
            <w:pPr>
              <w:pStyle w:val="Tabletext"/>
              <w:pPrChange w:id="106" w:author="Bottari, Brady" w:date="2026-03-31T15:19:00Z">
                <w:pPr/>
              </w:pPrChange>
            </w:pPr>
            <w:r>
              <w:t>PP</w:t>
            </w:r>
          </w:p>
        </w:tc>
        <w:tc>
          <w:tcPr>
            <w:tcW w:w="4820" w:type="dxa"/>
          </w:tcPr>
          <w:p w14:paraId="3D930179" w14:textId="64A8534C" w:rsidR="251B17A4" w:rsidRDefault="251B17A4">
            <w:pPr>
              <w:pStyle w:val="Tabletext"/>
              <w:pPrChange w:id="107" w:author="Bottari, Brady" w:date="2026-03-31T15:19:00Z">
                <w:pPr/>
              </w:pPrChange>
            </w:pPr>
            <w:r>
              <w:t xml:space="preserve">This document specifies the plan for the project of </w:t>
            </w:r>
            <w:r>
              <w:lastRenderedPageBreak/>
              <w:t>developing Omnium.</w:t>
            </w:r>
          </w:p>
        </w:tc>
      </w:tr>
      <w:tr w:rsidR="00F02455" w14:paraId="610B9C5F" w14:textId="77777777" w:rsidTr="461AECA6">
        <w:tc>
          <w:tcPr>
            <w:tcW w:w="2196" w:type="dxa"/>
          </w:tcPr>
          <w:p w14:paraId="30E93522" w14:textId="5AA04D0C" w:rsidR="00F02455" w:rsidRDefault="6DD3C394" w:rsidP="00DA1DBA">
            <w:pPr>
              <w:pStyle w:val="Tabletext"/>
            </w:pPr>
            <w:r>
              <w:lastRenderedPageBreak/>
              <w:t>Software Requirements Specification</w:t>
            </w:r>
          </w:p>
        </w:tc>
        <w:tc>
          <w:tcPr>
            <w:tcW w:w="2340" w:type="dxa"/>
          </w:tcPr>
          <w:p w14:paraId="7DA83296" w14:textId="2E039DB5" w:rsidR="00F02455" w:rsidRDefault="6DD3C394" w:rsidP="00DA1DBA">
            <w:pPr>
              <w:pStyle w:val="Tabletext"/>
            </w:pPr>
            <w:r>
              <w:t>SRS</w:t>
            </w:r>
          </w:p>
        </w:tc>
        <w:tc>
          <w:tcPr>
            <w:tcW w:w="4820" w:type="dxa"/>
          </w:tcPr>
          <w:p w14:paraId="38A9B182" w14:textId="1308F838" w:rsidR="00F02455" w:rsidRDefault="6DD3C394" w:rsidP="00DA1DBA">
            <w:pPr>
              <w:pStyle w:val="Tabletext"/>
            </w:pPr>
            <w:r>
              <w:t>This document specifies the software requirements for Omnium.</w:t>
            </w:r>
          </w:p>
        </w:tc>
      </w:tr>
    </w:tbl>
    <w:p w14:paraId="341D434E" w14:textId="22606053" w:rsidR="00717C4A" w:rsidRDefault="00FF3466">
      <w:pPr>
        <w:pStyle w:val="Heading1"/>
      </w:pPr>
      <w:bookmarkStart w:id="108" w:name="_Toc226152939"/>
      <w:r>
        <w:t>Pro</w:t>
      </w:r>
      <w:r w:rsidR="00CC0524">
        <w:t>duct Scope</w:t>
      </w:r>
      <w:bookmarkEnd w:id="108"/>
    </w:p>
    <w:p w14:paraId="093B7D36" w14:textId="0BD8CD6E" w:rsidR="00717C4A" w:rsidRDefault="6806CCC6" w:rsidP="1EC06BB0">
      <w:pPr>
        <w:rPr>
          <w:i/>
          <w:iCs/>
          <w:color w:val="0000FF"/>
        </w:rPr>
      </w:pPr>
      <w:commentRangeStart w:id="109"/>
      <w:r w:rsidRPr="1EC06BB0">
        <w:t>Omnium is a desktop-based modular trading dashboard designed to provide users with a structured and configurable interface for monitoring trading-related information and executing analytical decision processes. The system is intended to support users in organizing and interacting with multiple trading decision modules with a unified dashboard environment.</w:t>
      </w:r>
    </w:p>
    <w:p w14:paraId="035DC63A" w14:textId="7E992DDB" w:rsidR="00717C4A" w:rsidRDefault="00717C4A" w:rsidP="1EC06BB0"/>
    <w:p w14:paraId="4C67F74B" w14:textId="4B8166EB" w:rsidR="00717C4A" w:rsidRDefault="6806CCC6" w:rsidP="1EC06BB0">
      <w:pPr>
        <w:widowControl/>
        <w:rPr>
          <w:i/>
          <w:iCs/>
          <w:color w:val="0000FF"/>
        </w:rPr>
      </w:pPr>
      <w:r w:rsidRPr="1EC06BB0">
        <w:t>The primary scope of the system includes the development of a modular user interface that supports dynamic module loading, module switching, and interactive dashboard panel management. The system shall provide a structured layout that allows users to navigate decision modules and manage the display of trading-related information.</w:t>
      </w:r>
    </w:p>
    <w:p w14:paraId="5DBF1408" w14:textId="656EDE62" w:rsidR="00717C4A" w:rsidRDefault="00717C4A" w:rsidP="1EC06BB0">
      <w:pPr>
        <w:widowControl/>
      </w:pPr>
    </w:p>
    <w:p w14:paraId="17DA4348" w14:textId="0730A407" w:rsidR="00717C4A" w:rsidRDefault="6806CCC6" w:rsidP="1EC06BB0">
      <w:pPr>
        <w:widowControl/>
        <w:rPr>
          <w:i/>
          <w:iCs/>
          <w:color w:val="0000FF"/>
        </w:rPr>
      </w:pPr>
      <w:r w:rsidRPr="1EC06BB0">
        <w:t>The system is intended to operate as a Windows desktop application developed using Windows Presentation Foundation (WPF). The architecture shall support modular expansion to allow additional decision modules to be integrated in future releases.</w:t>
      </w:r>
      <w:commentRangeEnd w:id="109"/>
      <w:r w:rsidR="000B2DBF">
        <w:rPr>
          <w:rStyle w:val="CommentReference"/>
        </w:rPr>
        <w:commentReference w:id="109"/>
      </w:r>
    </w:p>
    <w:p w14:paraId="38A1E59B" w14:textId="41BF825A" w:rsidR="00717C4A" w:rsidRDefault="00717C4A" w:rsidP="1EC06BB0">
      <w:pPr>
        <w:widowControl/>
      </w:pPr>
    </w:p>
    <w:p w14:paraId="3CAF2A14" w14:textId="349A1644" w:rsidR="00717C4A" w:rsidRDefault="6806CCC6" w:rsidP="1EC06BB0">
      <w:pPr>
        <w:widowControl/>
        <w:rPr>
          <w:i/>
          <w:iCs/>
          <w:color w:val="0000FF"/>
        </w:rPr>
      </w:pPr>
      <w:r w:rsidRPr="1EC06BB0">
        <w:t>The following items are included within the scope of this product:</w:t>
      </w:r>
    </w:p>
    <w:p w14:paraId="7A1B00DB" w14:textId="3C3E7C58" w:rsidR="00717C4A" w:rsidRDefault="6806CCC6" w:rsidP="1EC06BB0">
      <w:pPr>
        <w:pStyle w:val="ListParagraph"/>
        <w:keepLines/>
        <w:numPr>
          <w:ilvl w:val="0"/>
          <w:numId w:val="7"/>
        </w:numPr>
        <w:rPr>
          <w:color w:val="000000" w:themeColor="text1"/>
        </w:rPr>
      </w:pPr>
      <w:r w:rsidRPr="1EC06BB0">
        <w:t>Implementation of a modular dashboard interface.</w:t>
      </w:r>
    </w:p>
    <w:p w14:paraId="6B88B3D7" w14:textId="6514BCB0" w:rsidR="00717C4A" w:rsidRDefault="6806CCC6" w:rsidP="1EC06BB0">
      <w:pPr>
        <w:pStyle w:val="ListParagraph"/>
        <w:keepLines/>
        <w:numPr>
          <w:ilvl w:val="0"/>
          <w:numId w:val="7"/>
        </w:numPr>
        <w:rPr>
          <w:color w:val="000000" w:themeColor="text1"/>
        </w:rPr>
      </w:pPr>
      <w:r w:rsidRPr="1EC06BB0">
        <w:t>Support for switching between multiple decision modules.</w:t>
      </w:r>
    </w:p>
    <w:p w14:paraId="3B0A3C1E" w14:textId="176A3CF4" w:rsidR="00717C4A" w:rsidRDefault="6806CCC6" w:rsidP="1EC06BB0">
      <w:pPr>
        <w:pStyle w:val="ListParagraph"/>
        <w:keepLines/>
        <w:numPr>
          <w:ilvl w:val="0"/>
          <w:numId w:val="7"/>
        </w:numPr>
        <w:rPr>
          <w:color w:val="000000" w:themeColor="text1"/>
        </w:rPr>
      </w:pPr>
      <w:r w:rsidRPr="1EC06BB0">
        <w:t>Interactive management of dashboard panels.</w:t>
      </w:r>
    </w:p>
    <w:p w14:paraId="42AB9385" w14:textId="0B7D7AF9" w:rsidR="00717C4A" w:rsidRDefault="6806CCC6" w:rsidP="1EC06BB0">
      <w:pPr>
        <w:pStyle w:val="ListParagraph"/>
        <w:keepLines/>
        <w:numPr>
          <w:ilvl w:val="0"/>
          <w:numId w:val="7"/>
        </w:numPr>
        <w:rPr>
          <w:color w:val="000000" w:themeColor="text1"/>
        </w:rPr>
      </w:pPr>
      <w:r w:rsidRPr="1EC06BB0">
        <w:t>Structured navigation components.</w:t>
      </w:r>
    </w:p>
    <w:p w14:paraId="17052753" w14:textId="78BED23D" w:rsidR="00717C4A" w:rsidRDefault="6806CCC6" w:rsidP="1EC06BB0">
      <w:pPr>
        <w:pStyle w:val="ListParagraph"/>
        <w:keepLines/>
        <w:numPr>
          <w:ilvl w:val="0"/>
          <w:numId w:val="7"/>
        </w:numPr>
        <w:rPr>
          <w:color w:val="000000" w:themeColor="text1"/>
        </w:rPr>
      </w:pPr>
      <w:r w:rsidRPr="1EC06BB0">
        <w:t>Integration capability with external data sources through defined interfaces.</w:t>
      </w:r>
    </w:p>
    <w:p w14:paraId="0F653477" w14:textId="67579861" w:rsidR="00717C4A" w:rsidRDefault="00717C4A" w:rsidP="1EC06BB0">
      <w:pPr>
        <w:pStyle w:val="ListParagraph"/>
        <w:keepLines/>
        <w:rPr>
          <w:color w:val="000000" w:themeColor="text1"/>
        </w:rPr>
      </w:pPr>
    </w:p>
    <w:p w14:paraId="5DE4F9CC" w14:textId="47A9C191" w:rsidR="00717C4A" w:rsidRDefault="6806CCC6" w:rsidP="1EC06BB0">
      <w:pPr>
        <w:widowControl/>
        <w:rPr>
          <w:i/>
          <w:iCs/>
          <w:color w:val="0000FF"/>
        </w:rPr>
      </w:pPr>
      <w:commentRangeStart w:id="110"/>
      <w:r w:rsidRPr="1EC06BB0">
        <w:t>The following are currently outside the scope of this version of the product:</w:t>
      </w:r>
      <w:commentRangeEnd w:id="110"/>
      <w:r w:rsidR="00A86176">
        <w:rPr>
          <w:rStyle w:val="CommentReference"/>
          <w:i/>
          <w:iCs/>
          <w:color w:val="0000FF"/>
          <w:sz w:val="20"/>
          <w:szCs w:val="20"/>
        </w:rPr>
        <w:commentReference w:id="110"/>
      </w:r>
    </w:p>
    <w:p w14:paraId="453248CB" w14:textId="2AFF684D" w:rsidR="00717C4A" w:rsidRDefault="6806CCC6" w:rsidP="1EC06BB0">
      <w:pPr>
        <w:pStyle w:val="ListParagraph"/>
        <w:keepLines/>
        <w:numPr>
          <w:ilvl w:val="0"/>
          <w:numId w:val="6"/>
        </w:numPr>
        <w:rPr>
          <w:color w:val="000000" w:themeColor="text1"/>
        </w:rPr>
      </w:pPr>
      <w:r w:rsidRPr="1EC06BB0">
        <w:t>Direct brokerage account transaction execution.</w:t>
      </w:r>
    </w:p>
    <w:p w14:paraId="5FDA752C" w14:textId="52B8E13D" w:rsidR="00717C4A" w:rsidRDefault="6806CCC6" w:rsidP="1EC06BB0">
      <w:pPr>
        <w:pStyle w:val="ListParagraph"/>
        <w:keepLines/>
        <w:numPr>
          <w:ilvl w:val="0"/>
          <w:numId w:val="6"/>
        </w:numPr>
        <w:rPr>
          <w:color w:val="000000" w:themeColor="text1"/>
        </w:rPr>
      </w:pPr>
      <w:r w:rsidRPr="1EC06BB0">
        <w:t>Mobile platform deployment.</w:t>
      </w:r>
    </w:p>
    <w:p w14:paraId="62E3BCFF" w14:textId="45F68928" w:rsidR="00717C4A" w:rsidRDefault="6806CCC6" w:rsidP="1EC06BB0">
      <w:pPr>
        <w:pStyle w:val="ListParagraph"/>
        <w:keepLines/>
        <w:numPr>
          <w:ilvl w:val="0"/>
          <w:numId w:val="6"/>
        </w:numPr>
        <w:rPr>
          <w:color w:val="000000" w:themeColor="text1"/>
        </w:rPr>
      </w:pPr>
      <w:r w:rsidRPr="1EC06BB0">
        <w:t>Real-time financial exchange infrastructure hosting.</w:t>
      </w:r>
    </w:p>
    <w:p w14:paraId="5A440741" w14:textId="3423995B" w:rsidR="00717C4A" w:rsidRDefault="00717C4A" w:rsidP="1EC06BB0">
      <w:pPr>
        <w:pStyle w:val="ListParagraph"/>
        <w:keepLines/>
        <w:rPr>
          <w:color w:val="000000" w:themeColor="text1"/>
        </w:rPr>
      </w:pPr>
    </w:p>
    <w:p w14:paraId="39BF1E99" w14:textId="6B7FCDE3" w:rsidR="00717C4A" w:rsidRDefault="00930D70">
      <w:pPr>
        <w:pStyle w:val="Heading1"/>
      </w:pPr>
      <w:bookmarkStart w:id="111" w:name="_Toc226152940"/>
      <w:bookmarkStart w:id="112" w:name="_Toc436203381"/>
      <w:r>
        <w:t>System Design Decisions and Constraints</w:t>
      </w:r>
      <w:bookmarkEnd w:id="111"/>
    </w:p>
    <w:p w14:paraId="68523652" w14:textId="759C8780" w:rsidR="00930D70" w:rsidRDefault="00930D70" w:rsidP="00930D70">
      <w:pPr>
        <w:pStyle w:val="Heading2"/>
      </w:pPr>
      <w:bookmarkStart w:id="113" w:name="_Toc226152941"/>
      <w:commentRangeStart w:id="114"/>
      <w:r>
        <w:t>System Design Decisions</w:t>
      </w:r>
      <w:bookmarkEnd w:id="113"/>
      <w:commentRangeEnd w:id="114"/>
      <w:r w:rsidR="000E375E">
        <w:rPr>
          <w:rStyle w:val="CommentReference"/>
          <w:sz w:val="20"/>
          <w:szCs w:val="20"/>
        </w:rPr>
        <w:commentReference w:id="114"/>
      </w:r>
    </w:p>
    <w:p w14:paraId="34FAC454" w14:textId="4A81E990" w:rsidR="00930D70" w:rsidRDefault="00930D70" w:rsidP="002F746C">
      <w:pPr>
        <w:pStyle w:val="InfoBlue"/>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2"/>
        <w:gridCol w:w="1701"/>
        <w:gridCol w:w="2835"/>
        <w:gridCol w:w="3686"/>
      </w:tblGrid>
      <w:tr w:rsidR="00930D70" w14:paraId="60C7130B" w14:textId="2EE8196A" w:rsidTr="12C8683D">
        <w:tc>
          <w:tcPr>
            <w:tcW w:w="1242" w:type="dxa"/>
          </w:tcPr>
          <w:p w14:paraId="134A8A82" w14:textId="0C0E62F8" w:rsidR="00930D70" w:rsidRDefault="00930D70" w:rsidP="00DA1DBA">
            <w:pPr>
              <w:pStyle w:val="Tabletext"/>
              <w:jc w:val="center"/>
              <w:rPr>
                <w:b/>
              </w:rPr>
            </w:pPr>
            <w:r>
              <w:rPr>
                <w:b/>
              </w:rPr>
              <w:t>System Design Decision ID</w:t>
            </w:r>
          </w:p>
        </w:tc>
        <w:tc>
          <w:tcPr>
            <w:tcW w:w="1701" w:type="dxa"/>
          </w:tcPr>
          <w:p w14:paraId="2DB05559" w14:textId="582A7FC3" w:rsidR="00930D70" w:rsidRDefault="00930D70" w:rsidP="00DA1DBA">
            <w:pPr>
              <w:pStyle w:val="Tabletext"/>
              <w:jc w:val="center"/>
              <w:rPr>
                <w:b/>
              </w:rPr>
            </w:pPr>
            <w:r>
              <w:rPr>
                <w:b/>
              </w:rPr>
              <w:t>Date</w:t>
            </w:r>
          </w:p>
        </w:tc>
        <w:tc>
          <w:tcPr>
            <w:tcW w:w="2835" w:type="dxa"/>
          </w:tcPr>
          <w:p w14:paraId="680FB2BD" w14:textId="3939F0C7" w:rsidR="00930D70" w:rsidRDefault="00930D70" w:rsidP="00DA1DBA">
            <w:pPr>
              <w:pStyle w:val="Tabletext"/>
              <w:jc w:val="center"/>
              <w:rPr>
                <w:b/>
              </w:rPr>
            </w:pPr>
            <w:r>
              <w:rPr>
                <w:b/>
              </w:rPr>
              <w:t>Design Decision</w:t>
            </w:r>
          </w:p>
        </w:tc>
        <w:tc>
          <w:tcPr>
            <w:tcW w:w="3686" w:type="dxa"/>
          </w:tcPr>
          <w:p w14:paraId="1923B8B3" w14:textId="4FD72F8A" w:rsidR="00930D70" w:rsidRDefault="00930D70" w:rsidP="00DA1DBA">
            <w:pPr>
              <w:pStyle w:val="Tabletext"/>
              <w:jc w:val="center"/>
              <w:rPr>
                <w:b/>
              </w:rPr>
            </w:pPr>
            <w:r>
              <w:rPr>
                <w:b/>
              </w:rPr>
              <w:t>Reason</w:t>
            </w:r>
          </w:p>
        </w:tc>
      </w:tr>
      <w:tr w:rsidR="00930D70" w14:paraId="4932C687" w14:textId="0A715F8E" w:rsidTr="12C8683D">
        <w:tc>
          <w:tcPr>
            <w:tcW w:w="1242" w:type="dxa"/>
          </w:tcPr>
          <w:p w14:paraId="5032736C" w14:textId="2BA2E500" w:rsidR="00930D70" w:rsidRPr="00334C3D" w:rsidRDefault="00930D70" w:rsidP="12C8683D">
            <w:pPr>
              <w:pStyle w:val="Tabletext"/>
              <w:rPr>
                <w:rPrChange w:id="115" w:author="Khan, Ayesha" w:date="2026-04-04T03:50:00Z">
                  <w:rPr>
                    <w:color w:val="FF0000"/>
                  </w:rPr>
                </w:rPrChange>
              </w:rPr>
            </w:pPr>
            <w:r w:rsidRPr="12C8683D">
              <w:rPr>
                <w:rPrChange w:id="116" w:author="Khan, Ayesha" w:date="2026-04-04T03:50:00Z" w16du:dateUtc="2026-04-04T03:50:07Z">
                  <w:rPr>
                    <w:color w:val="FF0000"/>
                  </w:rPr>
                </w:rPrChange>
              </w:rPr>
              <w:t>DD-1</w:t>
            </w:r>
          </w:p>
        </w:tc>
        <w:tc>
          <w:tcPr>
            <w:tcW w:w="1701" w:type="dxa"/>
          </w:tcPr>
          <w:p w14:paraId="3A82DBB0" w14:textId="4DBDE422" w:rsidR="00930D70" w:rsidRPr="00334C3D" w:rsidRDefault="36F0D929" w:rsidP="12C8683D">
            <w:pPr>
              <w:pStyle w:val="Tabletext"/>
              <w:rPr>
                <w:rPrChange w:id="117" w:author="Khan, Ayesha" w:date="2026-04-04T03:50:00Z">
                  <w:rPr>
                    <w:color w:val="FF0000"/>
                  </w:rPr>
                </w:rPrChange>
              </w:rPr>
            </w:pPr>
            <w:r w:rsidRPr="12C8683D">
              <w:rPr>
                <w:rPrChange w:id="118" w:author="Khan, Ayesha" w:date="2026-04-04T03:50:00Z" w16du:dateUtc="2026-04-04T03:50:04Z">
                  <w:rPr>
                    <w:color w:val="FF0000"/>
                  </w:rPr>
                </w:rPrChange>
              </w:rPr>
              <w:t xml:space="preserve"> 04/03/2026</w:t>
            </w:r>
          </w:p>
        </w:tc>
        <w:tc>
          <w:tcPr>
            <w:tcW w:w="2835" w:type="dxa"/>
          </w:tcPr>
          <w:p w14:paraId="32D4AA92" w14:textId="6DDBB16A" w:rsidR="00F817C0" w:rsidRPr="00334C3D" w:rsidRDefault="05C4F8A4">
            <w:pPr>
              <w:pStyle w:val="Tabletext"/>
              <w:jc w:val="both"/>
              <w:rPr>
                <w:rPrChange w:id="119" w:author="Khan, Ayesha" w:date="2026-04-04T03:46:00Z">
                  <w:rPr>
                    <w:color w:val="FF0000"/>
                  </w:rPr>
                </w:rPrChange>
              </w:rPr>
              <w:pPrChange w:id="120" w:author="Khan, Ayesha" w:date="2026-04-04T03:02:00Z">
                <w:pPr/>
              </w:pPrChange>
            </w:pPr>
            <w:r w:rsidRPr="12C8683D">
              <w:rPr>
                <w:rPrChange w:id="121" w:author="Khan, Ayesha" w:date="2026-04-04T03:46:00Z" w16du:dateUtc="2026-04-04T03:46:44Z">
                  <w:rPr>
                    <w:color w:val="FF0000"/>
                  </w:rPr>
                </w:rPrChange>
              </w:rPr>
              <w:t xml:space="preserve">This application will be a desktop application, specifically for Windows systems. </w:t>
            </w:r>
          </w:p>
        </w:tc>
        <w:tc>
          <w:tcPr>
            <w:tcW w:w="3686" w:type="dxa"/>
          </w:tcPr>
          <w:p w14:paraId="3A6B8ABA" w14:textId="44F39A76" w:rsidR="00930D70" w:rsidRPr="00334C3D" w:rsidRDefault="790BAC67" w:rsidP="12C8683D">
            <w:pPr>
              <w:pStyle w:val="Tabletext"/>
              <w:jc w:val="both"/>
              <w:rPr>
                <w:rPrChange w:id="122" w:author="Khan, Ayesha" w:date="2026-04-04T03:46:00Z">
                  <w:rPr>
                    <w:color w:val="FF0000"/>
                  </w:rPr>
                </w:rPrChange>
              </w:rPr>
            </w:pPr>
            <w:r w:rsidRPr="12C8683D">
              <w:rPr>
                <w:rPrChange w:id="123" w:author="Khan, Ayesha" w:date="2026-04-04T03:46:00Z" w16du:dateUtc="2026-04-04T03:46:57Z">
                  <w:rPr>
                    <w:color w:val="FF0000"/>
                  </w:rPr>
                </w:rPrChange>
              </w:rPr>
              <w:t>The application will be accessed through desktop only to</w:t>
            </w:r>
            <w:r w:rsidR="3C9F4039" w:rsidRPr="12C8683D">
              <w:rPr>
                <w:rPrChange w:id="124" w:author="Khan, Ayesha" w:date="2026-04-04T03:46:00Z" w16du:dateUtc="2026-04-04T03:46:57Z">
                  <w:rPr>
                    <w:color w:val="FF0000"/>
                  </w:rPr>
                </w:rPrChange>
              </w:rPr>
              <w:t xml:space="preserve"> ensure</w:t>
            </w:r>
            <w:r w:rsidRPr="12C8683D">
              <w:rPr>
                <w:rPrChange w:id="125" w:author="Khan, Ayesha" w:date="2026-04-04T03:46:00Z" w16du:dateUtc="2026-04-04T03:46:57Z">
                  <w:rPr>
                    <w:color w:val="FF0000"/>
                  </w:rPr>
                </w:rPrChange>
              </w:rPr>
              <w:t xml:space="preserve"> that the user is able to have all the necessary resources for the application to run. </w:t>
            </w:r>
            <w:r w:rsidR="59B9EF93" w:rsidRPr="12C8683D">
              <w:rPr>
                <w:rPrChange w:id="126" w:author="Khan, Ayesha" w:date="2026-04-04T03:46:00Z" w16du:dateUtc="2026-04-04T03:46:57Z">
                  <w:rPr>
                    <w:color w:val="FF0000"/>
                  </w:rPr>
                </w:rPrChange>
              </w:rPr>
              <w:t>It will only be accessible through Windows, so it can utilize WPF.</w:t>
            </w:r>
          </w:p>
        </w:tc>
      </w:tr>
      <w:tr w:rsidR="00930D70" w14:paraId="5E1A3967" w14:textId="4AB5C7A1" w:rsidTr="12C8683D">
        <w:tc>
          <w:tcPr>
            <w:tcW w:w="1242" w:type="dxa"/>
          </w:tcPr>
          <w:p w14:paraId="3BF70FD8" w14:textId="6281A2CB" w:rsidR="00930D70" w:rsidRPr="00334C3D" w:rsidRDefault="00930D70" w:rsidP="12C8683D">
            <w:pPr>
              <w:pStyle w:val="Tabletext"/>
              <w:rPr>
                <w:rPrChange w:id="127" w:author="Khan, Ayesha" w:date="2026-04-04T03:50:00Z">
                  <w:rPr>
                    <w:color w:val="FF0000"/>
                  </w:rPr>
                </w:rPrChange>
              </w:rPr>
            </w:pPr>
            <w:r w:rsidRPr="12C8683D">
              <w:rPr>
                <w:rPrChange w:id="128" w:author="Khan, Ayesha" w:date="2026-04-04T03:50:00Z" w16du:dateUtc="2026-04-04T03:50:26Z">
                  <w:rPr>
                    <w:color w:val="FF0000"/>
                  </w:rPr>
                </w:rPrChange>
              </w:rPr>
              <w:t>DD-2</w:t>
            </w:r>
          </w:p>
        </w:tc>
        <w:tc>
          <w:tcPr>
            <w:tcW w:w="1701" w:type="dxa"/>
          </w:tcPr>
          <w:p w14:paraId="1027B367" w14:textId="42FC8C2B" w:rsidR="00930D70" w:rsidRPr="00334C3D" w:rsidRDefault="7B39BA9A" w:rsidP="12C8683D">
            <w:pPr>
              <w:pStyle w:val="Tabletext"/>
              <w:rPr>
                <w:rPrChange w:id="129" w:author="Khan, Ayesha" w:date="2026-04-04T03:50:00Z">
                  <w:rPr>
                    <w:color w:val="FF0000"/>
                  </w:rPr>
                </w:rPrChange>
              </w:rPr>
            </w:pPr>
            <w:r w:rsidRPr="12C8683D">
              <w:rPr>
                <w:rPrChange w:id="130" w:author="Khan, Ayesha" w:date="2026-04-04T03:50:00Z" w16du:dateUtc="2026-04-04T03:50:21Z">
                  <w:rPr>
                    <w:color w:val="FF0000"/>
                  </w:rPr>
                </w:rPrChange>
              </w:rPr>
              <w:t xml:space="preserve">04/03/2026 </w:t>
            </w:r>
          </w:p>
        </w:tc>
        <w:tc>
          <w:tcPr>
            <w:tcW w:w="2835" w:type="dxa"/>
          </w:tcPr>
          <w:p w14:paraId="5F9E6D01" w14:textId="44487D5D" w:rsidR="00930D70" w:rsidRPr="00334C3D" w:rsidRDefault="7A3D7E10" w:rsidP="12C8683D">
            <w:pPr>
              <w:pStyle w:val="Tabletext"/>
              <w:jc w:val="both"/>
              <w:rPr>
                <w:rPrChange w:id="131" w:author="Khan, Ayesha" w:date="2026-04-04T03:50:00Z">
                  <w:rPr>
                    <w:color w:val="FF0000"/>
                  </w:rPr>
                </w:rPrChange>
              </w:rPr>
            </w:pPr>
            <w:r w:rsidRPr="12C8683D">
              <w:rPr>
                <w:rPrChange w:id="132" w:author="Khan, Ayesha" w:date="2026-04-04T03:50:00Z" w16du:dateUtc="2026-04-04T03:50:18Z">
                  <w:rPr>
                    <w:color w:val="FF0000"/>
                  </w:rPr>
                </w:rPrChange>
              </w:rPr>
              <w:t xml:space="preserve">The user interface </w:t>
            </w:r>
            <w:r w:rsidR="7512A05C" w:rsidRPr="12C8683D">
              <w:rPr>
                <w:rPrChange w:id="133" w:author="Khan, Ayesha" w:date="2026-04-04T03:50:00Z" w16du:dateUtc="2026-04-04T03:50:18Z">
                  <w:rPr>
                    <w:color w:val="FF0000"/>
                  </w:rPr>
                </w:rPrChange>
              </w:rPr>
              <w:t>shall use icons and text</w:t>
            </w:r>
            <w:r w:rsidR="76FB9880" w:rsidRPr="12C8683D">
              <w:rPr>
                <w:rPrChange w:id="134" w:author="Khan, Ayesha" w:date="2026-04-04T03:50:00Z" w16du:dateUtc="2026-04-04T03:50:18Z">
                  <w:rPr>
                    <w:color w:val="FF0000"/>
                  </w:rPr>
                </w:rPrChange>
              </w:rPr>
              <w:t xml:space="preserve"> </w:t>
            </w:r>
            <w:r w:rsidR="64CDD84E" w:rsidRPr="12C8683D">
              <w:rPr>
                <w:rPrChange w:id="135" w:author="Khan, Ayesha" w:date="2026-04-04T03:50:00Z" w16du:dateUtc="2026-04-04T03:50:18Z">
                  <w:rPr>
                    <w:color w:val="FF0000"/>
                  </w:rPr>
                </w:rPrChange>
              </w:rPr>
              <w:t>to keep the user interface simple.</w:t>
            </w:r>
            <w:r w:rsidR="7B47419C" w:rsidRPr="12C8683D">
              <w:rPr>
                <w:rPrChange w:id="136" w:author="Khan, Ayesha" w:date="2026-04-04T03:50:00Z" w16du:dateUtc="2026-04-04T03:50:18Z">
                  <w:rPr>
                    <w:color w:val="FF0000"/>
                  </w:rPr>
                </w:rPrChange>
              </w:rPr>
              <w:t xml:space="preserve"> </w:t>
            </w:r>
          </w:p>
        </w:tc>
        <w:tc>
          <w:tcPr>
            <w:tcW w:w="3686" w:type="dxa"/>
          </w:tcPr>
          <w:p w14:paraId="3AB83EF6" w14:textId="47AC676B" w:rsidR="00930D70" w:rsidRPr="00334C3D" w:rsidRDefault="0447E496">
            <w:pPr>
              <w:pStyle w:val="Tabletext"/>
              <w:jc w:val="both"/>
              <w:rPr>
                <w:rPrChange w:id="137" w:author="Khan, Ayesha" w:date="2026-04-04T03:04:00Z">
                  <w:rPr>
                    <w:color w:val="FF0000"/>
                  </w:rPr>
                </w:rPrChange>
              </w:rPr>
              <w:pPrChange w:id="138" w:author="Montelongo, Michaela" w:date="2026-04-03T21:46:00Z">
                <w:pPr/>
              </w:pPrChange>
            </w:pPr>
            <w:r w:rsidRPr="12C8683D">
              <w:rPr>
                <w:rPrChange w:id="139" w:author="Khan, Ayesha" w:date="2026-04-04T03:04:00Z" w16du:dateUtc="2026-04-04T03:04:24Z">
                  <w:rPr>
                    <w:color w:val="FF0000"/>
                  </w:rPr>
                </w:rPrChange>
              </w:rPr>
              <w:t>The application will use a</w:t>
            </w:r>
            <w:r w:rsidR="353E6537" w:rsidRPr="12C8683D">
              <w:rPr>
                <w:rPrChange w:id="140" w:author="Khan, Ayesha" w:date="2026-04-04T03:04:00Z" w16du:dateUtc="2026-04-04T03:04:24Z">
                  <w:rPr>
                    <w:color w:val="FF0000"/>
                  </w:rPr>
                </w:rPrChange>
              </w:rPr>
              <w:t xml:space="preserve"> </w:t>
            </w:r>
            <w:r w:rsidRPr="12C8683D">
              <w:rPr>
                <w:rPrChange w:id="141" w:author="Khan, Ayesha" w:date="2026-04-04T03:04:00Z" w16du:dateUtc="2026-04-04T03:04:24Z">
                  <w:rPr>
                    <w:color w:val="FF0000"/>
                  </w:rPr>
                </w:rPrChange>
              </w:rPr>
              <w:t>simple but comprehensible navigation</w:t>
            </w:r>
            <w:r w:rsidR="71E44DDC" w:rsidRPr="12C8683D">
              <w:rPr>
                <w:rPrChange w:id="142" w:author="Khan, Ayesha" w:date="2026-04-04T03:04:00Z" w16du:dateUtc="2026-04-04T03:04:24Z">
                  <w:rPr>
                    <w:color w:val="FF0000"/>
                  </w:rPr>
                </w:rPrChange>
              </w:rPr>
              <w:t xml:space="preserve"> for the user to access what they need anytime.</w:t>
            </w:r>
            <w:r w:rsidRPr="12C8683D">
              <w:rPr>
                <w:rPrChange w:id="143" w:author="Khan, Ayesha" w:date="2026-04-04T03:04:00Z" w16du:dateUtc="2026-04-04T03:04:24Z">
                  <w:rPr>
                    <w:color w:val="FF0000"/>
                  </w:rPr>
                </w:rPrChange>
              </w:rPr>
              <w:t xml:space="preserve"> </w:t>
            </w:r>
            <w:r w:rsidR="38CF5DB4" w:rsidRPr="12C8683D">
              <w:rPr>
                <w:rPrChange w:id="144" w:author="Khan, Ayesha" w:date="2026-04-04T03:04:00Z" w16du:dateUtc="2026-04-04T03:04:24Z">
                  <w:rPr>
                    <w:color w:val="FF0000"/>
                  </w:rPr>
                </w:rPrChange>
              </w:rPr>
              <w:t xml:space="preserve"> </w:t>
            </w:r>
          </w:p>
        </w:tc>
      </w:tr>
      <w:tr w:rsidR="00F817C0" w14:paraId="0BDECF0D" w14:textId="4954242E" w:rsidTr="12C8683D">
        <w:tc>
          <w:tcPr>
            <w:tcW w:w="1242" w:type="dxa"/>
          </w:tcPr>
          <w:p w14:paraId="2F190D18" w14:textId="47938A85" w:rsidR="00F817C0" w:rsidRDefault="434A45DD" w:rsidP="12C8683D">
            <w:pPr>
              <w:pStyle w:val="Tabletext"/>
            </w:pPr>
            <w:r w:rsidRPr="12C8683D">
              <w:rPr>
                <w:rPrChange w:id="145" w:author="Khan, Ayesha" w:date="2026-04-04T03:51:00Z" w16du:dateUtc="2026-04-04T03:51:00Z">
                  <w:rPr>
                    <w:color w:val="FF0000"/>
                  </w:rPr>
                </w:rPrChange>
              </w:rPr>
              <w:t>DD-3</w:t>
            </w:r>
          </w:p>
        </w:tc>
        <w:tc>
          <w:tcPr>
            <w:tcW w:w="1701" w:type="dxa"/>
          </w:tcPr>
          <w:p w14:paraId="6F18220A" w14:textId="1E5F0062" w:rsidR="00F817C0" w:rsidRDefault="16ABE383" w:rsidP="12C8683D">
            <w:pPr>
              <w:pStyle w:val="Tabletext"/>
              <w:rPr>
                <w:rPrChange w:id="146" w:author="Khan, Ayesha" w:date="2026-04-04T03:50:00Z">
                  <w:rPr>
                    <w:color w:val="FF0000"/>
                  </w:rPr>
                </w:rPrChange>
              </w:rPr>
            </w:pPr>
            <w:r w:rsidRPr="12C8683D">
              <w:rPr>
                <w:rPrChange w:id="147" w:author="Khan, Ayesha" w:date="2026-04-04T03:50:00Z" w16du:dateUtc="2026-04-04T03:50:55Z">
                  <w:rPr>
                    <w:color w:val="FF0000"/>
                  </w:rPr>
                </w:rPrChange>
              </w:rPr>
              <w:t xml:space="preserve">04/03/2026 </w:t>
            </w:r>
          </w:p>
        </w:tc>
        <w:tc>
          <w:tcPr>
            <w:tcW w:w="2835" w:type="dxa"/>
          </w:tcPr>
          <w:p w14:paraId="39B2D12D" w14:textId="7B2F0B96" w:rsidR="00F817C0" w:rsidRDefault="3FEF4ABE" w:rsidP="12C8683D">
            <w:pPr>
              <w:pStyle w:val="Tabletext"/>
              <w:jc w:val="both"/>
              <w:rPr>
                <w:rPrChange w:id="148" w:author="Khan, Ayesha" w:date="2026-04-04T03:50:00Z">
                  <w:rPr>
                    <w:color w:val="FF0000"/>
                  </w:rPr>
                </w:rPrChange>
              </w:rPr>
            </w:pPr>
            <w:r w:rsidRPr="12C8683D">
              <w:rPr>
                <w:rPrChange w:id="149" w:author="Khan, Ayesha" w:date="2026-04-04T03:50:00Z" w16du:dateUtc="2026-04-04T03:50:28Z">
                  <w:rPr>
                    <w:color w:val="FF0000"/>
                  </w:rPr>
                </w:rPrChange>
              </w:rPr>
              <w:t xml:space="preserve">The application will use a </w:t>
            </w:r>
            <w:r w:rsidRPr="12C8683D">
              <w:rPr>
                <w:rPrChange w:id="150" w:author="Khan, Ayesha" w:date="2026-04-04T03:50:00Z" w16du:dateUtc="2026-04-04T03:50:28Z">
                  <w:rPr>
                    <w:color w:val="FF0000"/>
                  </w:rPr>
                </w:rPrChange>
              </w:rPr>
              <w:lastRenderedPageBreak/>
              <w:t>database to store user data.</w:t>
            </w:r>
          </w:p>
        </w:tc>
        <w:tc>
          <w:tcPr>
            <w:tcW w:w="3686" w:type="dxa"/>
          </w:tcPr>
          <w:p w14:paraId="3BFCD71F" w14:textId="535DBC2C" w:rsidR="00F817C0" w:rsidRDefault="1B33468C" w:rsidP="12C8683D">
            <w:pPr>
              <w:pStyle w:val="Tabletext"/>
              <w:jc w:val="both"/>
              <w:rPr>
                <w:rPrChange w:id="151" w:author="Khan, Ayesha" w:date="2026-04-04T03:50:00Z">
                  <w:rPr>
                    <w:color w:val="FF0000"/>
                  </w:rPr>
                </w:rPrChange>
              </w:rPr>
            </w:pPr>
            <w:r w:rsidRPr="12C8683D">
              <w:rPr>
                <w:rPrChange w:id="152" w:author="Khan, Ayesha" w:date="2026-04-04T03:50:00Z" w16du:dateUtc="2026-04-04T03:50:50Z">
                  <w:rPr>
                    <w:color w:val="FF0000"/>
                  </w:rPr>
                </w:rPrChange>
              </w:rPr>
              <w:lastRenderedPageBreak/>
              <w:t xml:space="preserve">The application will extract user data </w:t>
            </w:r>
            <w:r w:rsidRPr="12C8683D">
              <w:rPr>
                <w:rPrChange w:id="153" w:author="Khan, Ayesha" w:date="2026-04-04T03:50:00Z" w16du:dateUtc="2026-04-04T03:50:50Z">
                  <w:rPr>
                    <w:color w:val="FF0000"/>
                  </w:rPr>
                </w:rPrChange>
              </w:rPr>
              <w:lastRenderedPageBreak/>
              <w:t xml:space="preserve">across uses to </w:t>
            </w:r>
            <w:r w:rsidR="50BA01A2" w:rsidRPr="12C8683D">
              <w:rPr>
                <w:rPrChange w:id="154" w:author="Khan, Ayesha" w:date="2026-04-04T03:50:00Z" w16du:dateUtc="2026-04-04T03:50:50Z">
                  <w:rPr>
                    <w:color w:val="FF0000"/>
                  </w:rPr>
                </w:rPrChange>
              </w:rPr>
              <w:t xml:space="preserve">ensure </w:t>
            </w:r>
            <w:r w:rsidRPr="12C8683D">
              <w:rPr>
                <w:rPrChange w:id="155" w:author="Khan, Ayesha" w:date="2026-04-04T03:50:00Z" w16du:dateUtc="2026-04-04T03:50:50Z">
                  <w:rPr>
                    <w:color w:val="FF0000"/>
                  </w:rPr>
                </w:rPrChange>
              </w:rPr>
              <w:t>the user</w:t>
            </w:r>
            <w:r w:rsidR="1E69384F" w:rsidRPr="12C8683D">
              <w:rPr>
                <w:rPrChange w:id="156" w:author="Khan, Ayesha" w:date="2026-04-04T03:50:00Z" w16du:dateUtc="2026-04-04T03:50:50Z">
                  <w:rPr>
                    <w:color w:val="FF0000"/>
                  </w:rPr>
                </w:rPrChange>
              </w:rPr>
              <w:t>s’ info</w:t>
            </w:r>
            <w:r w:rsidR="0E31BBC2" w:rsidRPr="12C8683D">
              <w:rPr>
                <w:rPrChange w:id="157" w:author="Khan, Ayesha" w:date="2026-04-04T03:50:00Z" w16du:dateUtc="2026-04-04T03:50:50Z">
                  <w:rPr>
                    <w:color w:val="FF0000"/>
                  </w:rPr>
                </w:rPrChange>
              </w:rPr>
              <w:t>rmation</w:t>
            </w:r>
            <w:r w:rsidR="1E69384F" w:rsidRPr="12C8683D">
              <w:rPr>
                <w:rPrChange w:id="158" w:author="Khan, Ayesha" w:date="2026-04-04T03:50:00Z" w16du:dateUtc="2026-04-04T03:50:50Z">
                  <w:rPr>
                    <w:color w:val="FF0000"/>
                  </w:rPr>
                </w:rPrChange>
              </w:rPr>
              <w:t xml:space="preserve"> is concise, and the user</w:t>
            </w:r>
            <w:r w:rsidRPr="12C8683D">
              <w:rPr>
                <w:rPrChange w:id="159" w:author="Khan, Ayesha" w:date="2026-04-04T03:50:00Z" w16du:dateUtc="2026-04-04T03:50:50Z">
                  <w:rPr>
                    <w:color w:val="FF0000"/>
                  </w:rPr>
                </w:rPrChange>
              </w:rPr>
              <w:t xml:space="preserve"> has the necessary data to access when needed.</w:t>
            </w:r>
          </w:p>
        </w:tc>
      </w:tr>
      <w:tr w:rsidR="00F817C0" w14:paraId="5271F99F" w14:textId="6DD59501" w:rsidTr="12C8683D">
        <w:tc>
          <w:tcPr>
            <w:tcW w:w="1242" w:type="dxa"/>
          </w:tcPr>
          <w:p w14:paraId="7DB9CB1C" w14:textId="2F08FA07" w:rsidR="00F817C0" w:rsidRDefault="434A45DD" w:rsidP="12C8683D">
            <w:pPr>
              <w:pStyle w:val="Tabletext"/>
            </w:pPr>
            <w:r w:rsidRPr="12C8683D">
              <w:rPr>
                <w:rPrChange w:id="160" w:author="Khan, Ayesha" w:date="2026-04-04T03:53:00Z" w16du:dateUtc="2026-04-04T03:53:33Z">
                  <w:rPr>
                    <w:color w:val="FF0000"/>
                  </w:rPr>
                </w:rPrChange>
              </w:rPr>
              <w:lastRenderedPageBreak/>
              <w:t>DD-4</w:t>
            </w:r>
          </w:p>
        </w:tc>
        <w:tc>
          <w:tcPr>
            <w:tcW w:w="1701" w:type="dxa"/>
          </w:tcPr>
          <w:p w14:paraId="5BB1E383" w14:textId="4D8C7887" w:rsidR="00F817C0" w:rsidRDefault="4E39DC99" w:rsidP="12C8683D">
            <w:pPr>
              <w:pStyle w:val="Tabletext"/>
              <w:rPr>
                <w:rPrChange w:id="161" w:author="Khan, Ayesha" w:date="2026-04-04T03:51:00Z">
                  <w:rPr>
                    <w:color w:val="FF0000"/>
                  </w:rPr>
                </w:rPrChange>
              </w:rPr>
            </w:pPr>
            <w:r w:rsidRPr="12C8683D">
              <w:rPr>
                <w:rPrChange w:id="162" w:author="Khan, Ayesha" w:date="2026-04-04T03:51:00Z" w16du:dateUtc="2026-04-04T03:51:04Z">
                  <w:rPr>
                    <w:color w:val="FF0000"/>
                  </w:rPr>
                </w:rPrChange>
              </w:rPr>
              <w:t xml:space="preserve">04/03/2026 </w:t>
            </w:r>
          </w:p>
        </w:tc>
        <w:tc>
          <w:tcPr>
            <w:tcW w:w="2835" w:type="dxa"/>
          </w:tcPr>
          <w:p w14:paraId="1889CA3A" w14:textId="7897D3F7" w:rsidR="00F817C0" w:rsidRDefault="3396732D" w:rsidP="12C8683D">
            <w:pPr>
              <w:pStyle w:val="Tabletext"/>
              <w:jc w:val="both"/>
              <w:rPr>
                <w:rPrChange w:id="163" w:author="Khan, Ayesha" w:date="2026-04-04T03:51:00Z">
                  <w:rPr>
                    <w:color w:val="FF0000"/>
                  </w:rPr>
                </w:rPrChange>
              </w:rPr>
            </w:pPr>
            <w:r w:rsidRPr="12C8683D">
              <w:rPr>
                <w:rPrChange w:id="164" w:author="Khan, Ayesha" w:date="2026-04-04T03:51:00Z" w16du:dateUtc="2026-04-04T03:51:06Z">
                  <w:rPr>
                    <w:color w:val="FF0000"/>
                  </w:rPr>
                </w:rPrChange>
              </w:rPr>
              <w:t>The application shall u</w:t>
            </w:r>
            <w:r w:rsidR="0E4C771F" w:rsidRPr="12C8683D">
              <w:rPr>
                <w:rPrChange w:id="165" w:author="Khan, Ayesha" w:date="2026-04-04T03:51:00Z" w16du:dateUtc="2026-04-04T03:51:06Z">
                  <w:rPr>
                    <w:color w:val="FF0000"/>
                  </w:rPr>
                </w:rPrChange>
              </w:rPr>
              <w:t xml:space="preserve">tilize a number of </w:t>
            </w:r>
            <w:r w:rsidR="080157AE" w:rsidRPr="12C8683D">
              <w:rPr>
                <w:rPrChange w:id="166" w:author="Khan, Ayesha" w:date="2026-04-04T03:51:00Z" w16du:dateUtc="2026-04-04T03:51:06Z">
                  <w:rPr>
                    <w:color w:val="FF0000"/>
                  </w:rPr>
                </w:rPrChange>
              </w:rPr>
              <w:t xml:space="preserve">coding languages to bring together the UI and </w:t>
            </w:r>
            <w:r w:rsidR="28E330EB" w:rsidRPr="12C8683D">
              <w:rPr>
                <w:rPrChange w:id="167" w:author="Khan, Ayesha" w:date="2026-04-04T03:51:00Z" w16du:dateUtc="2026-04-04T03:51:06Z">
                  <w:rPr>
                    <w:color w:val="FF0000"/>
                  </w:rPr>
                </w:rPrChange>
              </w:rPr>
              <w:t xml:space="preserve">internal </w:t>
            </w:r>
            <w:r w:rsidR="3D596A4A" w:rsidRPr="12C8683D">
              <w:t>process</w:t>
            </w:r>
            <w:r w:rsidR="28E330EB" w:rsidRPr="12C8683D">
              <w:rPr>
                <w:rPrChange w:id="168" w:author="Khan, Ayesha" w:date="2026-04-04T03:51:00Z" w16du:dateUtc="2026-04-04T03:51:06Z">
                  <w:rPr>
                    <w:color w:val="FF0000"/>
                  </w:rPr>
                </w:rPrChange>
              </w:rPr>
              <w:t xml:space="preserve">. </w:t>
            </w:r>
          </w:p>
        </w:tc>
        <w:tc>
          <w:tcPr>
            <w:tcW w:w="3686" w:type="dxa"/>
          </w:tcPr>
          <w:p w14:paraId="35C231EA" w14:textId="715744C6" w:rsidR="00F817C0" w:rsidRDefault="6A9D27A6" w:rsidP="12C8683D">
            <w:pPr>
              <w:pStyle w:val="Tabletext"/>
              <w:jc w:val="both"/>
            </w:pPr>
            <w:r w:rsidRPr="12C8683D">
              <w:t xml:space="preserve">The application includes many </w:t>
            </w:r>
            <w:r w:rsidR="7B4C9168" w:rsidRPr="12C8683D">
              <w:t>libraries</w:t>
            </w:r>
            <w:r w:rsidRPr="12C8683D">
              <w:t xml:space="preserve"> from different languages such a</w:t>
            </w:r>
            <w:r w:rsidR="0776FB90" w:rsidRPr="12C8683D">
              <w:t xml:space="preserve">s Python, C#, </w:t>
            </w:r>
            <w:r w:rsidR="5D3990DD" w:rsidRPr="12C8683D">
              <w:t>and MySQL.</w:t>
            </w:r>
            <w:r w:rsidR="408B4935" w:rsidRPr="12C8683D">
              <w:t xml:space="preserve"> Python is utilized for the bac</w:t>
            </w:r>
            <w:r w:rsidR="495E28D5" w:rsidRPr="12C8683D">
              <w:t>kend development, C# for the graphical user interface, and MySQL for storing the application’s data.</w:t>
            </w:r>
          </w:p>
        </w:tc>
      </w:tr>
      <w:tr w:rsidR="00A43201" w14:paraId="431BC909" w14:textId="77777777" w:rsidTr="12C8683D">
        <w:tc>
          <w:tcPr>
            <w:tcW w:w="1242" w:type="dxa"/>
          </w:tcPr>
          <w:p w14:paraId="23F3F286" w14:textId="0FBE70CC" w:rsidR="00A43201" w:rsidRPr="00334C3D" w:rsidRDefault="696455A2" w:rsidP="12C8683D">
            <w:pPr>
              <w:pStyle w:val="Tabletext"/>
              <w:rPr>
                <w:rPrChange w:id="169" w:author="Khan, Ayesha" w:date="2026-04-04T03:53:00Z">
                  <w:rPr>
                    <w:color w:val="FF0000"/>
                  </w:rPr>
                </w:rPrChange>
              </w:rPr>
            </w:pPr>
            <w:r w:rsidRPr="12C8683D">
              <w:rPr>
                <w:rPrChange w:id="170" w:author="Khan, Ayesha" w:date="2026-04-04T03:53:00Z" w16du:dateUtc="2026-04-04T03:53:31Z">
                  <w:rPr>
                    <w:color w:val="FF0000"/>
                  </w:rPr>
                </w:rPrChange>
              </w:rPr>
              <w:t>DD-5</w:t>
            </w:r>
          </w:p>
        </w:tc>
        <w:tc>
          <w:tcPr>
            <w:tcW w:w="1701" w:type="dxa"/>
          </w:tcPr>
          <w:p w14:paraId="60ABB90C" w14:textId="2D497A30" w:rsidR="00A43201" w:rsidRDefault="609E4127" w:rsidP="12C8683D">
            <w:pPr>
              <w:pStyle w:val="Tabletext"/>
              <w:rPr>
                <w:rPrChange w:id="171" w:author="Khan, Ayesha" w:date="2026-04-04T03:53:00Z">
                  <w:rPr>
                    <w:color w:val="FF0000"/>
                  </w:rPr>
                </w:rPrChange>
              </w:rPr>
            </w:pPr>
            <w:r w:rsidRPr="12C8683D">
              <w:rPr>
                <w:rPrChange w:id="172" w:author="Khan, Ayesha" w:date="2026-04-04T03:53:00Z" w16du:dateUtc="2026-04-04T03:53:28Z">
                  <w:rPr>
                    <w:color w:val="FF0000"/>
                  </w:rPr>
                </w:rPrChange>
              </w:rPr>
              <w:t xml:space="preserve"> 04/03/2026</w:t>
            </w:r>
          </w:p>
        </w:tc>
        <w:tc>
          <w:tcPr>
            <w:tcW w:w="2835" w:type="dxa"/>
          </w:tcPr>
          <w:p w14:paraId="36E6EE4E" w14:textId="34720F99" w:rsidR="00A43201" w:rsidRDefault="6869B2FA" w:rsidP="12C8683D">
            <w:pPr>
              <w:pStyle w:val="Tabletext"/>
              <w:jc w:val="both"/>
            </w:pPr>
            <w:r w:rsidRPr="12C8683D">
              <w:t>The application will use a simple interface</w:t>
            </w:r>
            <w:r w:rsidR="1C9D53ED" w:rsidRPr="12C8683D">
              <w:t>.</w:t>
            </w:r>
          </w:p>
        </w:tc>
        <w:tc>
          <w:tcPr>
            <w:tcW w:w="3686" w:type="dxa"/>
          </w:tcPr>
          <w:p w14:paraId="54510438" w14:textId="3F909C74" w:rsidR="00A43201" w:rsidRDefault="01DC1816" w:rsidP="12C8683D">
            <w:pPr>
              <w:pStyle w:val="Tabletext"/>
              <w:jc w:val="both"/>
              <w:rPr>
                <w:rPrChange w:id="173" w:author="Khan, Ayesha" w:date="2026-04-04T03:53:00Z">
                  <w:rPr>
                    <w:color w:val="FF0000"/>
                  </w:rPr>
                </w:rPrChange>
              </w:rPr>
            </w:pPr>
            <w:r w:rsidRPr="12C8683D">
              <w:t>The application will utilize a</w:t>
            </w:r>
            <w:r w:rsidR="2008DD5B" w:rsidRPr="12C8683D">
              <w:t xml:space="preserve"> simple graphical style for ease of use </w:t>
            </w:r>
            <w:r w:rsidR="1E4C8B3D" w:rsidRPr="12C8683D">
              <w:t>and navig</w:t>
            </w:r>
            <w:r w:rsidR="01ABF900" w:rsidRPr="12C8683D">
              <w:t>a</w:t>
            </w:r>
            <w:r w:rsidR="1E4C8B3D" w:rsidRPr="12C8683D">
              <w:rPr>
                <w:rPrChange w:id="174" w:author="Khan, Ayesha" w:date="2026-04-04T03:53:00Z" w16du:dateUtc="2026-04-04T03:53:00Z">
                  <w:rPr>
                    <w:color w:val="FF0000"/>
                  </w:rPr>
                </w:rPrChange>
              </w:rPr>
              <w:t xml:space="preserve">tion </w:t>
            </w:r>
            <w:r w:rsidR="2008DD5B" w:rsidRPr="12C8683D">
              <w:rPr>
                <w:rPrChange w:id="175" w:author="Khan, Ayesha" w:date="2026-04-04T03:53:00Z" w16du:dateUtc="2026-04-04T03:53:00Z">
                  <w:rPr>
                    <w:color w:val="FF0000"/>
                  </w:rPr>
                </w:rPrChange>
              </w:rPr>
              <w:t xml:space="preserve">for </w:t>
            </w:r>
            <w:r w:rsidR="5D85C2B0" w:rsidRPr="12C8683D">
              <w:rPr>
                <w:rPrChange w:id="176" w:author="Khan, Ayesha" w:date="2026-04-04T03:53:00Z" w16du:dateUtc="2026-04-04T03:53:00Z">
                  <w:rPr>
                    <w:color w:val="FF0000"/>
                  </w:rPr>
                </w:rPrChange>
              </w:rPr>
              <w:t>users</w:t>
            </w:r>
            <w:r w:rsidR="2008DD5B" w:rsidRPr="12C8683D">
              <w:rPr>
                <w:rPrChange w:id="177" w:author="Khan, Ayesha" w:date="2026-04-04T03:53:00Z" w16du:dateUtc="2026-04-04T03:53:00Z">
                  <w:rPr>
                    <w:color w:val="FF0000"/>
                  </w:rPr>
                </w:rPrChange>
              </w:rPr>
              <w:t>.</w:t>
            </w:r>
          </w:p>
        </w:tc>
      </w:tr>
      <w:tr w:rsidR="003601BD" w14:paraId="15D225AA" w14:textId="77777777" w:rsidTr="12C8683D">
        <w:tc>
          <w:tcPr>
            <w:tcW w:w="1242" w:type="dxa"/>
          </w:tcPr>
          <w:p w14:paraId="4B4E51E8" w14:textId="55C97C7E" w:rsidR="003601BD" w:rsidRPr="00334C3D" w:rsidRDefault="003601BD" w:rsidP="12C8683D">
            <w:pPr>
              <w:pStyle w:val="Tabletext"/>
              <w:rPr>
                <w:rPrChange w:id="178" w:author="Khan, Ayesha" w:date="2026-04-04T03:53:00Z">
                  <w:rPr>
                    <w:color w:val="FF0000"/>
                  </w:rPr>
                </w:rPrChange>
              </w:rPr>
            </w:pPr>
            <w:r w:rsidRPr="12C8683D">
              <w:rPr>
                <w:rPrChange w:id="179" w:author="Khan, Ayesha" w:date="2026-04-04T03:53:00Z" w16du:dateUtc="2026-04-04T03:53:42Z">
                  <w:rPr>
                    <w:color w:val="FF0000"/>
                  </w:rPr>
                </w:rPrChange>
              </w:rPr>
              <w:t>DD-6</w:t>
            </w:r>
          </w:p>
        </w:tc>
        <w:tc>
          <w:tcPr>
            <w:tcW w:w="1701" w:type="dxa"/>
          </w:tcPr>
          <w:p w14:paraId="16A9031B" w14:textId="4A872A24" w:rsidR="003601BD" w:rsidRDefault="0F2D4202" w:rsidP="12C8683D">
            <w:pPr>
              <w:pStyle w:val="Tabletext"/>
              <w:rPr>
                <w:rPrChange w:id="180" w:author="Khan, Ayesha" w:date="2026-04-04T03:53:00Z">
                  <w:rPr>
                    <w:color w:val="FF0000"/>
                  </w:rPr>
                </w:rPrChange>
              </w:rPr>
            </w:pPr>
            <w:r w:rsidRPr="12C8683D">
              <w:rPr>
                <w:rPrChange w:id="181" w:author="Khan, Ayesha" w:date="2026-04-04T03:53:00Z" w16du:dateUtc="2026-04-04T03:53:40Z">
                  <w:rPr>
                    <w:color w:val="FF0000"/>
                  </w:rPr>
                </w:rPrChange>
              </w:rPr>
              <w:t xml:space="preserve"> 04/03/2026</w:t>
            </w:r>
          </w:p>
        </w:tc>
        <w:tc>
          <w:tcPr>
            <w:tcW w:w="2835" w:type="dxa"/>
          </w:tcPr>
          <w:p w14:paraId="6CE8E3C5" w14:textId="713412EE" w:rsidR="003601BD" w:rsidRDefault="0EC2EDF7" w:rsidP="12C8683D">
            <w:pPr>
              <w:pStyle w:val="Tabletext"/>
              <w:jc w:val="both"/>
              <w:rPr>
                <w:rPrChange w:id="182" w:author="Khan, Ayesha" w:date="2026-04-04T03:53:00Z">
                  <w:rPr>
                    <w:color w:val="FF0000"/>
                  </w:rPr>
                </w:rPrChange>
              </w:rPr>
            </w:pPr>
            <w:commentRangeStart w:id="183"/>
            <w:r w:rsidRPr="12C8683D">
              <w:rPr>
                <w:rPrChange w:id="184" w:author="Khan, Ayesha" w:date="2026-04-04T03:53:00Z" w16du:dateUtc="2026-04-04T03:53:36Z">
                  <w:rPr>
                    <w:color w:val="FF0000"/>
                  </w:rPr>
                </w:rPrChange>
              </w:rPr>
              <w:t>The application shall have a light and dark mode.</w:t>
            </w:r>
            <w:commentRangeEnd w:id="183"/>
            <w:r w:rsidR="005879C7">
              <w:rPr>
                <w:rStyle w:val="CommentReference"/>
                <w:sz w:val="20"/>
                <w:szCs w:val="20"/>
                <w:rPrChange w:id="185" w:author="Khan, Ayesha" w:date="2026-04-04T03:53:00Z">
                  <w:rPr>
                    <w:rStyle w:val="CommentReference"/>
                    <w:color w:val="FF0000"/>
                    <w:sz w:val="20"/>
                    <w:szCs w:val="20"/>
                  </w:rPr>
                </w:rPrChange>
              </w:rPr>
              <w:commentReference w:id="183"/>
            </w:r>
          </w:p>
        </w:tc>
        <w:tc>
          <w:tcPr>
            <w:tcW w:w="3686" w:type="dxa"/>
          </w:tcPr>
          <w:p w14:paraId="3D76E8EA" w14:textId="4F58F7CC" w:rsidR="003601BD" w:rsidRDefault="0EC2EDF7" w:rsidP="12C8683D">
            <w:pPr>
              <w:pStyle w:val="Tabletext"/>
              <w:jc w:val="both"/>
              <w:rPr>
                <w:rPrChange w:id="186" w:author="Khan, Ayesha" w:date="2026-04-04T03:53:00Z">
                  <w:rPr>
                    <w:color w:val="FF0000"/>
                  </w:rPr>
                </w:rPrChange>
              </w:rPr>
            </w:pPr>
            <w:r w:rsidRPr="12C8683D">
              <w:rPr>
                <w:rPrChange w:id="187" w:author="Khan, Ayesha" w:date="2026-04-04T03:53:00Z" w16du:dateUtc="2026-04-04T03:53:38Z">
                  <w:rPr>
                    <w:color w:val="FF0000"/>
                  </w:rPr>
                </w:rPrChange>
              </w:rPr>
              <w:t>The application is a mobile application that can be used in the daytime and nighttime. Having appropriate modes will help the use of the application.</w:t>
            </w:r>
          </w:p>
        </w:tc>
      </w:tr>
      <w:tr w:rsidR="000C456B" w14:paraId="5D833DFC" w14:textId="77777777" w:rsidTr="12C8683D">
        <w:tc>
          <w:tcPr>
            <w:tcW w:w="1242" w:type="dxa"/>
          </w:tcPr>
          <w:p w14:paraId="1CC0B2C5" w14:textId="54C93FA6" w:rsidR="000C456B" w:rsidRPr="00334C3D" w:rsidRDefault="0EC2EDF7" w:rsidP="12C8683D">
            <w:pPr>
              <w:pStyle w:val="Tabletext"/>
              <w:rPr>
                <w:rPrChange w:id="188" w:author="Khan, Ayesha" w:date="2026-04-04T03:53:00Z">
                  <w:rPr>
                    <w:color w:val="FF0000"/>
                  </w:rPr>
                </w:rPrChange>
              </w:rPr>
            </w:pPr>
            <w:r w:rsidRPr="12C8683D">
              <w:rPr>
                <w:rPrChange w:id="189" w:author="Khan, Ayesha" w:date="2026-04-04T03:53:00Z" w16du:dateUtc="2026-04-04T03:53:44Z">
                  <w:rPr>
                    <w:color w:val="FF0000"/>
                  </w:rPr>
                </w:rPrChange>
              </w:rPr>
              <w:t>DD-7</w:t>
            </w:r>
          </w:p>
        </w:tc>
        <w:tc>
          <w:tcPr>
            <w:tcW w:w="1701" w:type="dxa"/>
          </w:tcPr>
          <w:p w14:paraId="2796ED16" w14:textId="083C1BC4" w:rsidR="000C456B" w:rsidRDefault="6382555E" w:rsidP="12C8683D">
            <w:pPr>
              <w:pStyle w:val="Tabletext"/>
            </w:pPr>
            <w:r w:rsidRPr="12C8683D">
              <w:t xml:space="preserve"> 04/03/2026</w:t>
            </w:r>
          </w:p>
        </w:tc>
        <w:tc>
          <w:tcPr>
            <w:tcW w:w="2835" w:type="dxa"/>
          </w:tcPr>
          <w:p w14:paraId="64121D56" w14:textId="1E772B0A" w:rsidR="000C456B" w:rsidRDefault="0EC2EDF7" w:rsidP="12C8683D">
            <w:pPr>
              <w:pStyle w:val="Tabletext"/>
              <w:jc w:val="both"/>
            </w:pPr>
            <w:r w:rsidRPr="12C8683D">
              <w:t>The application shall use Python libraries for mathematical calculation</w:t>
            </w:r>
            <w:r w:rsidR="6EEED603" w:rsidRPr="12C8683D">
              <w:t xml:space="preserve"> </w:t>
            </w:r>
            <w:r w:rsidR="46A1C864" w:rsidRPr="12C8683D">
              <w:t>and machine learning trading algorithms</w:t>
            </w:r>
            <w:r w:rsidR="3497D734" w:rsidRPr="12C8683D">
              <w:t>.</w:t>
            </w:r>
          </w:p>
        </w:tc>
        <w:tc>
          <w:tcPr>
            <w:tcW w:w="3686" w:type="dxa"/>
          </w:tcPr>
          <w:p w14:paraId="25FC5CDC" w14:textId="2AAD4495" w:rsidR="000C456B" w:rsidRDefault="0EC2EDF7" w:rsidP="12C8683D">
            <w:pPr>
              <w:pStyle w:val="Tabletext"/>
              <w:jc w:val="both"/>
              <w:rPr>
                <w:rPrChange w:id="190" w:author="Khan, Ayesha" w:date="2026-04-04T03:53:00Z">
                  <w:rPr>
                    <w:color w:val="FF0000"/>
                  </w:rPr>
                </w:rPrChange>
              </w:rPr>
            </w:pPr>
            <w:r w:rsidRPr="12C8683D">
              <w:rPr>
                <w:rPrChange w:id="191" w:author="Khan, Ayesha" w:date="2026-04-04T03:53:00Z" w16du:dateUtc="2026-04-04T03:53:46Z">
                  <w:rPr>
                    <w:color w:val="FF0000"/>
                  </w:rPr>
                </w:rPrChange>
              </w:rPr>
              <w:t>The application includes many heavy calculations</w:t>
            </w:r>
            <w:r w:rsidR="57E16B8C" w:rsidRPr="12C8683D">
              <w:t xml:space="preserve"> for machine learning</w:t>
            </w:r>
            <w:r w:rsidRPr="12C8683D">
              <w:rPr>
                <w:rPrChange w:id="192" w:author="Khan, Ayesha" w:date="2026-04-04T03:53:00Z" w16du:dateUtc="2026-04-04T03:53:46Z">
                  <w:rPr>
                    <w:color w:val="FF0000"/>
                  </w:rPr>
                </w:rPrChange>
              </w:rPr>
              <w:t xml:space="preserve">. As Python libraries support many </w:t>
            </w:r>
            <w:r w:rsidR="29EDEB0F" w:rsidRPr="12C8683D">
              <w:t>ML implementations</w:t>
            </w:r>
            <w:r w:rsidRPr="12C8683D">
              <w:rPr>
                <w:rPrChange w:id="193" w:author="Khan, Ayesha" w:date="2026-04-04T03:53:00Z" w16du:dateUtc="2026-04-04T03:53:46Z">
                  <w:rPr>
                    <w:color w:val="FF0000"/>
                  </w:rPr>
                </w:rPrChange>
              </w:rPr>
              <w:t>, using these libraries will speed up the development.</w:t>
            </w:r>
          </w:p>
        </w:tc>
      </w:tr>
    </w:tbl>
    <w:p w14:paraId="64CF5327" w14:textId="421F7F18" w:rsidR="12C8683D" w:rsidRDefault="12C8683D"/>
    <w:p w14:paraId="68142812" w14:textId="77777777" w:rsidR="00930D70" w:rsidRPr="00930D70" w:rsidRDefault="00930D70" w:rsidP="00930D70">
      <w:pPr>
        <w:pStyle w:val="BodyText"/>
      </w:pPr>
    </w:p>
    <w:p w14:paraId="3D6F766B" w14:textId="38DD97CF" w:rsidR="00717C4A" w:rsidRPr="002F746C" w:rsidRDefault="00930D70" w:rsidP="002F746C">
      <w:pPr>
        <w:pStyle w:val="InfoBlue"/>
        <w:rPr>
          <w:del w:id="194" w:author="Khan, Ayesha" w:date="2026-04-04T03:57:00Z" w16du:dateUtc="2026-04-04T03:57:46Z"/>
        </w:rPr>
      </w:pPr>
      <w:commentRangeStart w:id="195"/>
      <w:r w:rsidRPr="002F746C">
        <w:t>System Design Constraints</w:t>
      </w:r>
      <w:commentRangeEnd w:id="195"/>
      <w:r w:rsidR="00222DE6" w:rsidRPr="002F746C">
        <w:rPr>
          <w:rStyle w:val="CommentReference"/>
          <w:sz w:val="20"/>
          <w:szCs w:val="20"/>
        </w:rPr>
        <w:commentReference w:id="195"/>
      </w:r>
    </w:p>
    <w:p w14:paraId="781EBCD0" w14:textId="0AAA7D71" w:rsidR="00717C4A" w:rsidRDefault="00717C4A" w:rsidP="002F746C">
      <w:pPr>
        <w:pStyle w:val="InfoBlue"/>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2"/>
        <w:gridCol w:w="1701"/>
        <w:gridCol w:w="2835"/>
        <w:gridCol w:w="3686"/>
      </w:tblGrid>
      <w:tr w:rsidR="00930D70" w14:paraId="66D131EC" w14:textId="77777777" w:rsidTr="461AECA6">
        <w:tc>
          <w:tcPr>
            <w:tcW w:w="1242" w:type="dxa"/>
          </w:tcPr>
          <w:p w14:paraId="33781848" w14:textId="15B4B58F" w:rsidR="00930D70" w:rsidRDefault="00930D70" w:rsidP="00DA1DBA">
            <w:pPr>
              <w:pStyle w:val="Tabletext"/>
              <w:jc w:val="center"/>
              <w:rPr>
                <w:b/>
              </w:rPr>
            </w:pPr>
            <w:r>
              <w:rPr>
                <w:b/>
              </w:rPr>
              <w:t>System Design Constraint ID</w:t>
            </w:r>
          </w:p>
        </w:tc>
        <w:tc>
          <w:tcPr>
            <w:tcW w:w="1701" w:type="dxa"/>
          </w:tcPr>
          <w:p w14:paraId="214850FC" w14:textId="77777777" w:rsidR="00930D70" w:rsidRDefault="00930D70" w:rsidP="00DA1DBA">
            <w:pPr>
              <w:pStyle w:val="Tabletext"/>
              <w:jc w:val="center"/>
              <w:rPr>
                <w:b/>
              </w:rPr>
            </w:pPr>
            <w:r>
              <w:rPr>
                <w:b/>
              </w:rPr>
              <w:t>Date</w:t>
            </w:r>
          </w:p>
        </w:tc>
        <w:tc>
          <w:tcPr>
            <w:tcW w:w="2835" w:type="dxa"/>
          </w:tcPr>
          <w:p w14:paraId="6E578A51" w14:textId="7FEF4D17" w:rsidR="00930D70" w:rsidRDefault="00930D70" w:rsidP="00DA1DBA">
            <w:pPr>
              <w:pStyle w:val="Tabletext"/>
              <w:jc w:val="center"/>
              <w:rPr>
                <w:b/>
              </w:rPr>
            </w:pPr>
            <w:r>
              <w:rPr>
                <w:b/>
              </w:rPr>
              <w:t>Constraint</w:t>
            </w:r>
          </w:p>
        </w:tc>
        <w:tc>
          <w:tcPr>
            <w:tcW w:w="3686" w:type="dxa"/>
          </w:tcPr>
          <w:p w14:paraId="2F623D2A" w14:textId="77777777" w:rsidR="00930D70" w:rsidRDefault="00930D70" w:rsidP="00DA1DBA">
            <w:pPr>
              <w:pStyle w:val="Tabletext"/>
              <w:jc w:val="center"/>
              <w:rPr>
                <w:b/>
              </w:rPr>
            </w:pPr>
            <w:commentRangeStart w:id="196"/>
            <w:r>
              <w:rPr>
                <w:b/>
              </w:rPr>
              <w:t>Reason</w:t>
            </w:r>
            <w:commentRangeEnd w:id="196"/>
            <w:r w:rsidR="000B2DBF">
              <w:rPr>
                <w:rStyle w:val="CommentReference"/>
              </w:rPr>
              <w:commentReference w:id="196"/>
            </w:r>
          </w:p>
        </w:tc>
      </w:tr>
      <w:tr w:rsidR="00211AF8" w14:paraId="5DB9D19F" w14:textId="77777777" w:rsidTr="461AECA6">
        <w:tc>
          <w:tcPr>
            <w:tcW w:w="1242" w:type="dxa"/>
          </w:tcPr>
          <w:p w14:paraId="02751762" w14:textId="42B91EB9" w:rsidR="00211AF8" w:rsidRPr="00143D31" w:rsidRDefault="3C521F2F" w:rsidP="00211AF8">
            <w:pPr>
              <w:pStyle w:val="Tabletext"/>
              <w:rPr>
                <w:color w:val="FF0000"/>
              </w:rPr>
            </w:pPr>
            <w:r w:rsidRPr="461AECA6">
              <w:t>DC-1</w:t>
            </w:r>
          </w:p>
        </w:tc>
        <w:tc>
          <w:tcPr>
            <w:tcW w:w="1701" w:type="dxa"/>
          </w:tcPr>
          <w:p w14:paraId="610ECC9D" w14:textId="451AE71B" w:rsidR="00211AF8" w:rsidRPr="00143D31" w:rsidRDefault="2D68AD81" w:rsidP="461AECA6">
            <w:pPr>
              <w:pStyle w:val="Tabletext"/>
              <w:rPr>
                <w:rPrChange w:id="197" w:author="Khan, Ayesha" w:date="2026-04-03T23:28:00Z">
                  <w:rPr>
                    <w:color w:val="FF0000"/>
                  </w:rPr>
                </w:rPrChange>
              </w:rPr>
            </w:pPr>
            <w:r w:rsidRPr="461AECA6">
              <w:rPr>
                <w:rPrChange w:id="198" w:author="Khan, Ayesha" w:date="2026-04-03T23:28:00Z" w16du:dateUtc="2026-04-03T23:28:03Z">
                  <w:rPr>
                    <w:color w:val="FF0000"/>
                  </w:rPr>
                </w:rPrChange>
              </w:rPr>
              <w:t>04/03/2026</w:t>
            </w:r>
          </w:p>
        </w:tc>
        <w:tc>
          <w:tcPr>
            <w:tcW w:w="2835" w:type="dxa"/>
          </w:tcPr>
          <w:p w14:paraId="0FCC7DDB" w14:textId="07F73478" w:rsidR="00211AF8" w:rsidRDefault="1E01247D">
            <w:pPr>
              <w:pStyle w:val="Tabletext"/>
              <w:jc w:val="both"/>
              <w:rPr>
                <w:color w:val="FF0000"/>
              </w:rPr>
              <w:pPrChange w:id="199" w:author="Duff, Joseph" w:date="2026-04-03T19:57:00Z">
                <w:pPr/>
              </w:pPrChange>
            </w:pPr>
            <w:commentRangeStart w:id="200"/>
            <w:r w:rsidRPr="461AECA6">
              <w:t>The application shall provide both simplified and advanced user interface modes to accommodate beginner and experienced traders.</w:t>
            </w:r>
            <w:r w:rsidRPr="461AECA6">
              <w:rPr>
                <w:color w:val="FF0000"/>
              </w:rPr>
              <w:t xml:space="preserve"> </w:t>
            </w:r>
            <w:commentRangeEnd w:id="200"/>
            <w:r w:rsidR="00083D8D">
              <w:rPr>
                <w:rStyle w:val="CommentReference"/>
                <w:color w:val="FF0000"/>
                <w:sz w:val="20"/>
                <w:szCs w:val="20"/>
              </w:rPr>
              <w:commentReference w:id="200"/>
            </w:r>
          </w:p>
        </w:tc>
        <w:tc>
          <w:tcPr>
            <w:tcW w:w="3686" w:type="dxa"/>
          </w:tcPr>
          <w:p w14:paraId="05B31B24" w14:textId="07B3F23C" w:rsidR="00211AF8" w:rsidRDefault="1C77613D" w:rsidP="461AECA6">
            <w:pPr>
              <w:pStyle w:val="Tabletext"/>
              <w:spacing w:before="240" w:after="240"/>
            </w:pPr>
            <w:r w:rsidRPr="461AECA6">
              <w:t>The system must serve a diverse user base; beginners require guided and intuitive interfaces, while experienced traders require advanced tools and customization for effective simulation.</w:t>
            </w:r>
          </w:p>
          <w:p w14:paraId="3304E45F" w14:textId="71176FAA" w:rsidR="00211AF8" w:rsidRDefault="00211AF8" w:rsidP="461AECA6">
            <w:pPr>
              <w:pStyle w:val="Tabletext"/>
              <w:jc w:val="both"/>
              <w:rPr>
                <w:color w:val="FF0000"/>
              </w:rPr>
            </w:pPr>
          </w:p>
        </w:tc>
      </w:tr>
      <w:tr w:rsidR="00143D31" w14:paraId="79EDC332" w14:textId="77777777" w:rsidTr="461AECA6">
        <w:tc>
          <w:tcPr>
            <w:tcW w:w="1242" w:type="dxa"/>
          </w:tcPr>
          <w:p w14:paraId="3CABBB0C" w14:textId="020D3ECB" w:rsidR="00143D31" w:rsidRDefault="16CE3830" w:rsidP="461AECA6">
            <w:pPr>
              <w:pStyle w:val="Tabletext"/>
            </w:pPr>
            <w:r w:rsidRPr="461AECA6">
              <w:t>DC-2</w:t>
            </w:r>
          </w:p>
        </w:tc>
        <w:tc>
          <w:tcPr>
            <w:tcW w:w="1701" w:type="dxa"/>
          </w:tcPr>
          <w:p w14:paraId="23337F9F" w14:textId="12790D2C" w:rsidR="00143D31" w:rsidRDefault="0B1BA66A" w:rsidP="461AECA6">
            <w:pPr>
              <w:pStyle w:val="Tabletext"/>
              <w:rPr>
                <w:rPrChange w:id="201" w:author="Khan, Ayesha" w:date="2026-04-03T23:27:00Z">
                  <w:rPr>
                    <w:color w:val="FF0000"/>
                  </w:rPr>
                </w:rPrChange>
              </w:rPr>
            </w:pPr>
            <w:r w:rsidRPr="461AECA6">
              <w:rPr>
                <w:rPrChange w:id="202" w:author="Khan, Ayesha" w:date="2026-04-03T23:27:00Z" w16du:dateUtc="2026-04-03T23:27:24Z">
                  <w:rPr>
                    <w:color w:val="FF0000"/>
                  </w:rPr>
                </w:rPrChange>
              </w:rPr>
              <w:t>04/03/2026</w:t>
            </w:r>
          </w:p>
        </w:tc>
        <w:tc>
          <w:tcPr>
            <w:tcW w:w="2835" w:type="dxa"/>
          </w:tcPr>
          <w:p w14:paraId="09B3BC73" w14:textId="3FE0C660" w:rsidR="00143D31" w:rsidRDefault="644B8619" w:rsidP="461AECA6">
            <w:pPr>
              <w:pStyle w:val="Tabletext"/>
              <w:jc w:val="both"/>
            </w:pPr>
            <w:r w:rsidRPr="461AECA6">
              <w:t xml:space="preserve"> The application shall require an active internet connection for accessing updated market data and syncing user progress.</w:t>
            </w:r>
          </w:p>
        </w:tc>
        <w:tc>
          <w:tcPr>
            <w:tcW w:w="3686" w:type="dxa"/>
          </w:tcPr>
          <w:p w14:paraId="4F513868" w14:textId="77DFB923" w:rsidR="00143D31" w:rsidRDefault="5EC9227B" w:rsidP="461AECA6">
            <w:pPr>
              <w:pStyle w:val="Tabletext"/>
              <w:spacing w:before="240" w:after="240"/>
              <w:jc w:val="both"/>
            </w:pPr>
            <w:r w:rsidRPr="461AECA6">
              <w:t>Realistic simulation depends on up-to-date data feeds and cloud synchronization, which cannot be reliably maintained in a fully offline environment.</w:t>
            </w:r>
          </w:p>
        </w:tc>
      </w:tr>
      <w:tr w:rsidR="00390DF8" w14:paraId="3DE36BED" w14:textId="77777777" w:rsidTr="461AECA6">
        <w:tc>
          <w:tcPr>
            <w:tcW w:w="1242" w:type="dxa"/>
          </w:tcPr>
          <w:p w14:paraId="31665811" w14:textId="208D6B3C" w:rsidR="00390DF8" w:rsidRDefault="15BA7899" w:rsidP="461AECA6">
            <w:pPr>
              <w:pStyle w:val="Tabletext"/>
            </w:pPr>
            <w:r w:rsidRPr="461AECA6">
              <w:t>DC-3</w:t>
            </w:r>
          </w:p>
        </w:tc>
        <w:tc>
          <w:tcPr>
            <w:tcW w:w="1701" w:type="dxa"/>
          </w:tcPr>
          <w:p w14:paraId="3E4D443D" w14:textId="249FE5B8" w:rsidR="00390DF8" w:rsidRDefault="7349BE9B" w:rsidP="461AECA6">
            <w:pPr>
              <w:pStyle w:val="Tabletext"/>
              <w:rPr>
                <w:rPrChange w:id="203" w:author="Khan, Ayesha" w:date="2026-04-03T23:27:00Z">
                  <w:rPr>
                    <w:color w:val="FF0000"/>
                  </w:rPr>
                </w:rPrChange>
              </w:rPr>
            </w:pPr>
            <w:r w:rsidRPr="461AECA6">
              <w:rPr>
                <w:rPrChange w:id="204" w:author="Khan, Ayesha" w:date="2026-04-03T23:27:00Z" w16du:dateUtc="2026-04-03T23:27:28Z">
                  <w:rPr>
                    <w:color w:val="FF0000"/>
                  </w:rPr>
                </w:rPrChange>
              </w:rPr>
              <w:t>04/03/2026</w:t>
            </w:r>
          </w:p>
        </w:tc>
        <w:tc>
          <w:tcPr>
            <w:tcW w:w="2835" w:type="dxa"/>
          </w:tcPr>
          <w:p w14:paraId="353FBD9D" w14:textId="7B65A1B9" w:rsidR="00390DF8" w:rsidRDefault="1CE7243B" w:rsidP="461AECA6">
            <w:pPr>
              <w:pStyle w:val="Tabletext"/>
              <w:jc w:val="both"/>
            </w:pPr>
            <w:commentRangeStart w:id="205"/>
            <w:r w:rsidRPr="461AECA6">
              <w:t xml:space="preserve">The application shall securely store user data, including account information and trading history, using encryption </w:t>
            </w:r>
            <w:r w:rsidRPr="461AECA6">
              <w:lastRenderedPageBreak/>
              <w:t>mechanisms.</w:t>
            </w:r>
            <w:commentRangeEnd w:id="205"/>
            <w:r w:rsidR="000B2DBF">
              <w:rPr>
                <w:rStyle w:val="CommentReference"/>
              </w:rPr>
              <w:commentReference w:id="205"/>
            </w:r>
          </w:p>
        </w:tc>
        <w:tc>
          <w:tcPr>
            <w:tcW w:w="3686" w:type="dxa"/>
          </w:tcPr>
          <w:p w14:paraId="695A07A0" w14:textId="7894120B" w:rsidR="00390DF8" w:rsidRDefault="25A4DF72" w:rsidP="461AECA6">
            <w:pPr>
              <w:pStyle w:val="Tabletext"/>
              <w:jc w:val="both"/>
            </w:pPr>
            <w:r w:rsidRPr="461AECA6">
              <w:lastRenderedPageBreak/>
              <w:t xml:space="preserve"> User data protection is essential to prevent unauthorized access, ensure privacy, and maintain user trust in the platform.</w:t>
            </w:r>
          </w:p>
        </w:tc>
      </w:tr>
      <w:tr w:rsidR="001939E5" w14:paraId="52985A5B" w14:textId="77777777" w:rsidTr="461AECA6">
        <w:tc>
          <w:tcPr>
            <w:tcW w:w="1242" w:type="dxa"/>
          </w:tcPr>
          <w:p w14:paraId="58B04507" w14:textId="76FFB435" w:rsidR="001939E5" w:rsidRDefault="432A0E56" w:rsidP="461AECA6">
            <w:pPr>
              <w:pStyle w:val="Tabletext"/>
            </w:pPr>
            <w:r w:rsidRPr="461AECA6">
              <w:t>DC-4</w:t>
            </w:r>
          </w:p>
        </w:tc>
        <w:tc>
          <w:tcPr>
            <w:tcW w:w="1701" w:type="dxa"/>
          </w:tcPr>
          <w:p w14:paraId="7D5506E4" w14:textId="595A4FD7" w:rsidR="001939E5" w:rsidRDefault="591127E4" w:rsidP="461AECA6">
            <w:pPr>
              <w:pStyle w:val="Tabletext"/>
              <w:rPr>
                <w:rPrChange w:id="206" w:author="Khan, Ayesha" w:date="2026-04-03T23:27:00Z">
                  <w:rPr>
                    <w:color w:val="FF0000"/>
                  </w:rPr>
                </w:rPrChange>
              </w:rPr>
            </w:pPr>
            <w:r w:rsidRPr="461AECA6">
              <w:rPr>
                <w:rPrChange w:id="207" w:author="Khan, Ayesha" w:date="2026-04-03T23:27:00Z" w16du:dateUtc="2026-04-03T23:27:31Z">
                  <w:rPr>
                    <w:color w:val="FF0000"/>
                  </w:rPr>
                </w:rPrChange>
              </w:rPr>
              <w:t>04/03/2026</w:t>
            </w:r>
          </w:p>
        </w:tc>
        <w:tc>
          <w:tcPr>
            <w:tcW w:w="2835" w:type="dxa"/>
          </w:tcPr>
          <w:p w14:paraId="41F64181" w14:textId="341ADCC3" w:rsidR="001939E5" w:rsidRPr="001939E5" w:rsidRDefault="501D8E5D" w:rsidP="461AECA6">
            <w:pPr>
              <w:pStyle w:val="Tabletext"/>
              <w:jc w:val="both"/>
              <w:rPr>
                <w:rPrChange w:id="208" w:author="Khan, Ayesha" w:date="2026-04-03T23:27:00Z">
                  <w:rPr>
                    <w:color w:val="FF0000"/>
                  </w:rPr>
                </w:rPrChange>
              </w:rPr>
            </w:pPr>
            <w:r w:rsidRPr="461AECA6">
              <w:rPr>
                <w:rPrChange w:id="209" w:author="Khan, Ayesha" w:date="2026-04-03T23:27:00Z" w16du:dateUtc="2026-04-03T23:27:21Z">
                  <w:rPr>
                    <w:color w:val="FF0000"/>
                  </w:rPr>
                </w:rPrChange>
              </w:rPr>
              <w:t xml:space="preserve">The application </w:t>
            </w:r>
            <w:r w:rsidR="2CA04977" w:rsidRPr="461AECA6">
              <w:rPr>
                <w:rPrChange w:id="210" w:author="Khan, Ayesha" w:date="2026-04-03T23:27:00Z" w16du:dateUtc="2026-04-03T23:27:21Z">
                  <w:rPr>
                    <w:color w:val="FF0000"/>
                  </w:rPr>
                </w:rPrChange>
              </w:rPr>
              <w:t xml:space="preserve">shall process and display simulated market data with near real-time performance, maintaining minimal latency during trade </w:t>
            </w:r>
            <w:r w:rsidR="14657573" w:rsidRPr="461AECA6">
              <w:t>execution</w:t>
            </w:r>
            <w:r w:rsidR="2CA04977" w:rsidRPr="461AECA6">
              <w:rPr>
                <w:rPrChange w:id="211" w:author="Khan, Ayesha" w:date="2026-04-03T23:27:00Z" w16du:dateUtc="2026-04-03T23:27:21Z">
                  <w:rPr>
                    <w:color w:val="FF0000"/>
                  </w:rPr>
                </w:rPrChange>
              </w:rPr>
              <w:t xml:space="preserve"> and chart updates</w:t>
            </w:r>
          </w:p>
        </w:tc>
        <w:tc>
          <w:tcPr>
            <w:tcW w:w="3686" w:type="dxa"/>
          </w:tcPr>
          <w:p w14:paraId="1F3BC243" w14:textId="00BC0868" w:rsidR="001939E5" w:rsidRDefault="5E007FD7">
            <w:pPr>
              <w:pStyle w:val="Tabletext"/>
              <w:pPrChange w:id="212" w:author="Duff, Joseph" w:date="2026-04-03T20:01:00Z">
                <w:pPr/>
              </w:pPrChange>
            </w:pPr>
            <w:r w:rsidRPr="461AECA6">
              <w:t xml:space="preserve"> Day trading decisions depend heavily on speed and timing; therefore, delays in simulation could lead to unrealistic training conditions and reduce the effectiveness of the platform.</w:t>
            </w:r>
          </w:p>
        </w:tc>
      </w:tr>
    </w:tbl>
    <w:p w14:paraId="3FA18BAC" w14:textId="77777777" w:rsidR="00930D70" w:rsidRPr="00930D70" w:rsidRDefault="00930D70" w:rsidP="00930D70">
      <w:pPr>
        <w:pStyle w:val="BodyText"/>
      </w:pPr>
    </w:p>
    <w:p w14:paraId="2FAF698F" w14:textId="667C156B" w:rsidR="0082017F" w:rsidRDefault="00FD114C" w:rsidP="0082017F">
      <w:pPr>
        <w:pStyle w:val="Heading1"/>
      </w:pPr>
      <w:bookmarkStart w:id="213" w:name="_Toc226152942"/>
      <w:r>
        <w:t>Software Architectural Design</w:t>
      </w:r>
      <w:bookmarkEnd w:id="213"/>
    </w:p>
    <w:p w14:paraId="57199E82" w14:textId="238BFCF8" w:rsidR="0082017F" w:rsidRPr="0082017F" w:rsidRDefault="00FD114C">
      <w:pPr>
        <w:pStyle w:val="BodyText"/>
        <w:ind w:left="0"/>
        <w:pPrChange w:id="214" w:author="Khan, Ayesha" w:date="2026-04-03T22:48:00Z">
          <w:pPr>
            <w:pStyle w:val="InfoBlue"/>
          </w:pPr>
        </w:pPrChange>
      </w:pPr>
      <w:r>
        <w:t xml:space="preserve">The software architecture of the </w:t>
      </w:r>
      <w:r w:rsidR="1FF87028">
        <w:t>Omnium application</w:t>
      </w:r>
      <w:r>
        <w:t xml:space="preserve"> is described in this section.</w:t>
      </w:r>
    </w:p>
    <w:p w14:paraId="3BB161A1" w14:textId="5CB68B40" w:rsidR="00717C4A" w:rsidRDefault="00FD114C">
      <w:pPr>
        <w:pStyle w:val="Heading1"/>
      </w:pPr>
      <w:bookmarkStart w:id="215" w:name="_Toc226152943"/>
      <w:bookmarkEnd w:id="112"/>
      <w:commentRangeStart w:id="216"/>
      <w:r>
        <w:t xml:space="preserve">Software </w:t>
      </w:r>
      <w:r w:rsidR="00886772">
        <w:t xml:space="preserve">Design - </w:t>
      </w:r>
      <w:r>
        <w:t>Modules/Classes</w:t>
      </w:r>
      <w:bookmarkEnd w:id="215"/>
      <w:commentRangeEnd w:id="216"/>
      <w:r w:rsidR="00BA7C9E">
        <w:rPr>
          <w:rStyle w:val="CommentReference"/>
          <w:sz w:val="24"/>
          <w:szCs w:val="20"/>
        </w:rPr>
        <w:commentReference w:id="216"/>
      </w:r>
    </w:p>
    <w:p w14:paraId="1744AAB4" w14:textId="1A3DDC44" w:rsidR="00AD0F16" w:rsidRDefault="00AD0F16" w:rsidP="002F746C">
      <w:pPr>
        <w:pStyle w:val="InfoBlue"/>
      </w:pP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1417"/>
        <w:gridCol w:w="6521"/>
      </w:tblGrid>
      <w:tr w:rsidR="00FD114C" w14:paraId="7BDD04FE" w14:textId="77777777" w:rsidTr="12C8683D">
        <w:tc>
          <w:tcPr>
            <w:tcW w:w="1526" w:type="dxa"/>
          </w:tcPr>
          <w:p w14:paraId="7B342AE7" w14:textId="7831B91D" w:rsidR="00FD114C" w:rsidRDefault="00FD114C" w:rsidP="00DA1DBA">
            <w:pPr>
              <w:pStyle w:val="Tabletext"/>
              <w:jc w:val="center"/>
              <w:rPr>
                <w:b/>
              </w:rPr>
            </w:pPr>
            <w:r>
              <w:rPr>
                <w:b/>
              </w:rPr>
              <w:t>Module</w:t>
            </w:r>
            <w:r w:rsidR="00886772">
              <w:rPr>
                <w:b/>
              </w:rPr>
              <w:t>/Class</w:t>
            </w:r>
            <w:r>
              <w:rPr>
                <w:b/>
              </w:rPr>
              <w:t xml:space="preserve"> Name</w:t>
            </w:r>
          </w:p>
        </w:tc>
        <w:tc>
          <w:tcPr>
            <w:tcW w:w="1417" w:type="dxa"/>
          </w:tcPr>
          <w:p w14:paraId="21B797C9" w14:textId="47BFA52C" w:rsidR="00FD114C" w:rsidRDefault="00FD114C" w:rsidP="00DA1DBA">
            <w:pPr>
              <w:pStyle w:val="Tabletext"/>
              <w:jc w:val="center"/>
              <w:rPr>
                <w:b/>
              </w:rPr>
            </w:pPr>
            <w:r>
              <w:rPr>
                <w:b/>
              </w:rPr>
              <w:t>Module Short Name (If there is one)</w:t>
            </w:r>
          </w:p>
        </w:tc>
        <w:tc>
          <w:tcPr>
            <w:tcW w:w="6521" w:type="dxa"/>
          </w:tcPr>
          <w:p w14:paraId="1B46CCBE" w14:textId="14745022" w:rsidR="00FD114C" w:rsidRDefault="00FD114C" w:rsidP="00DA1DBA">
            <w:pPr>
              <w:pStyle w:val="Tabletext"/>
              <w:jc w:val="center"/>
              <w:rPr>
                <w:b/>
              </w:rPr>
            </w:pPr>
            <w:r>
              <w:rPr>
                <w:b/>
              </w:rPr>
              <w:t>Short Description of the Module</w:t>
            </w:r>
            <w:r w:rsidR="00886772">
              <w:rPr>
                <w:b/>
              </w:rPr>
              <w:t>/Class</w:t>
            </w:r>
          </w:p>
          <w:p w14:paraId="06295CE2" w14:textId="77777777" w:rsidR="00FD114C" w:rsidRDefault="00FD114C" w:rsidP="00DA1DBA">
            <w:pPr>
              <w:pStyle w:val="Tabletext"/>
              <w:jc w:val="center"/>
              <w:rPr>
                <w:b/>
              </w:rPr>
            </w:pPr>
          </w:p>
        </w:tc>
      </w:tr>
      <w:tr w:rsidR="00FD114C" w14:paraId="4570BCA4" w14:textId="77777777" w:rsidTr="12C8683D">
        <w:tc>
          <w:tcPr>
            <w:tcW w:w="1526" w:type="dxa"/>
          </w:tcPr>
          <w:p w14:paraId="449B96F6" w14:textId="0953CE60" w:rsidR="00FD114C" w:rsidRPr="00295035" w:rsidRDefault="0DA81476" w:rsidP="461AECA6">
            <w:pPr>
              <w:pStyle w:val="Tabletext"/>
            </w:pPr>
            <w:r w:rsidRPr="12C8683D">
              <w:t>Registration &amp; Login</w:t>
            </w:r>
          </w:p>
        </w:tc>
        <w:tc>
          <w:tcPr>
            <w:tcW w:w="1417" w:type="dxa"/>
          </w:tcPr>
          <w:p w14:paraId="1FFB325C" w14:textId="0F9AB5D4" w:rsidR="00FD114C" w:rsidRPr="00295035" w:rsidRDefault="77F4D75D" w:rsidP="461AECA6">
            <w:pPr>
              <w:pStyle w:val="Tabletext"/>
            </w:pPr>
            <w:r w:rsidRPr="12C8683D">
              <w:t>Authentication</w:t>
            </w:r>
          </w:p>
        </w:tc>
        <w:tc>
          <w:tcPr>
            <w:tcW w:w="6521" w:type="dxa"/>
          </w:tcPr>
          <w:p w14:paraId="02C7C8D8" w14:textId="334F88C5" w:rsidR="00FD114C" w:rsidRPr="00295035" w:rsidRDefault="74345115">
            <w:pPr>
              <w:pStyle w:val="Tabletext"/>
              <w:jc w:val="both"/>
              <w:pPrChange w:id="217" w:author="Khan, Ayesha" w:date="2026-04-04T03:42:00Z">
                <w:pPr/>
              </w:pPrChange>
            </w:pPr>
            <w:r w:rsidRPr="12C8683D">
              <w:t xml:space="preserve">This class </w:t>
            </w:r>
            <w:r w:rsidR="4CF83C6E" w:rsidRPr="12C8683D">
              <w:rPr>
                <w:rPrChange w:id="218" w:author="Khan, Ayesha" w:date="2026-04-03T23:00:00Z" w16du:dateUtc="2026-04-03T23:00:26Z">
                  <w:rPr>
                    <w:color w:val="FF0000"/>
                  </w:rPr>
                </w:rPrChange>
              </w:rPr>
              <w:t xml:space="preserve">is responsible for creating a new </w:t>
            </w:r>
            <w:r w:rsidR="17610B30" w:rsidRPr="12C8683D">
              <w:t>user</w:t>
            </w:r>
            <w:r w:rsidR="4CF83C6E" w:rsidRPr="12C8683D">
              <w:rPr>
                <w:rPrChange w:id="219" w:author="Khan, Ayesha" w:date="2026-04-03T23:00:00Z" w16du:dateUtc="2026-04-03T23:00:26Z">
                  <w:rPr>
                    <w:color w:val="FF0000"/>
                  </w:rPr>
                </w:rPrChange>
              </w:rPr>
              <w:t xml:space="preserve"> account with a unique username, and unique email if chosen. Login will log in an existing u</w:t>
            </w:r>
            <w:r w:rsidR="2EA1098E" w:rsidRPr="12C8683D">
              <w:rPr>
                <w:rPrChange w:id="220" w:author="Khan, Ayesha" w:date="2026-04-03T23:00:00Z" w16du:dateUtc="2026-04-03T23:00:26Z">
                  <w:rPr>
                    <w:color w:val="FF0000"/>
                  </w:rPr>
                </w:rPrChange>
              </w:rPr>
              <w:t>ser. Email authentication is active for both</w:t>
            </w:r>
            <w:r w:rsidR="3E6ED419" w:rsidRPr="12C8683D">
              <w:t>. If</w:t>
            </w:r>
            <w:r w:rsidR="2EA1098E" w:rsidRPr="12C8683D">
              <w:rPr>
                <w:rPrChange w:id="221" w:author="Khan, Ayesha" w:date="2026-04-03T23:00:00Z" w16du:dateUtc="2026-04-03T23:00:26Z">
                  <w:rPr>
                    <w:color w:val="FF0000"/>
                  </w:rPr>
                </w:rPrChange>
              </w:rPr>
              <w:t xml:space="preserve"> a user chooses to add an email, </w:t>
            </w:r>
            <w:proofErr w:type="gramStart"/>
            <w:r w:rsidR="2EA1098E" w:rsidRPr="12C8683D">
              <w:rPr>
                <w:rPrChange w:id="222" w:author="Khan, Ayesha" w:date="2026-04-03T23:00:00Z" w16du:dateUtc="2026-04-03T23:00:26Z">
                  <w:rPr>
                    <w:color w:val="FF0000"/>
                  </w:rPr>
                </w:rPrChange>
              </w:rPr>
              <w:t>they</w:t>
            </w:r>
            <w:r w:rsidR="4631A9FE" w:rsidRPr="12C8683D">
              <w:t xml:space="preserve"> </w:t>
            </w:r>
            <w:r w:rsidR="41A67B51" w:rsidRPr="12C8683D">
              <w:t xml:space="preserve"> will</w:t>
            </w:r>
            <w:proofErr w:type="gramEnd"/>
            <w:r w:rsidR="41A67B51" w:rsidRPr="12C8683D">
              <w:t xml:space="preserve"> be</w:t>
            </w:r>
            <w:r w:rsidR="3D2098B0" w:rsidRPr="12C8683D">
              <w:t xml:space="preserve"> </w:t>
            </w:r>
            <w:r w:rsidR="2EA1098E" w:rsidRPr="12C8683D">
              <w:t>required to enter the random c</w:t>
            </w:r>
            <w:r w:rsidR="25BBE155" w:rsidRPr="12C8683D">
              <w:t>ode sent each time at registration or login.</w:t>
            </w:r>
          </w:p>
        </w:tc>
      </w:tr>
      <w:tr w:rsidR="00FD114C" w14:paraId="407BC0FC" w14:textId="77777777" w:rsidTr="12C8683D">
        <w:tc>
          <w:tcPr>
            <w:tcW w:w="1526" w:type="dxa"/>
          </w:tcPr>
          <w:p w14:paraId="1101C5F0" w14:textId="5C563537" w:rsidR="00FD114C" w:rsidRDefault="3915E8D0" w:rsidP="461AECA6">
            <w:pPr>
              <w:pStyle w:val="Tabletext"/>
              <w:rPr>
                <w:rPrChange w:id="223" w:author="Khan, Ayesha" w:date="2026-04-03T23:33:00Z">
                  <w:rPr>
                    <w:color w:val="FF0000"/>
                  </w:rPr>
                </w:rPrChange>
              </w:rPr>
            </w:pPr>
            <w:r w:rsidRPr="461AECA6">
              <w:rPr>
                <w:rPrChange w:id="224" w:author="Khan, Ayesha" w:date="2026-04-03T23:33:00Z" w16du:dateUtc="2026-04-03T23:33:30Z">
                  <w:rPr>
                    <w:color w:val="FF0000"/>
                  </w:rPr>
                </w:rPrChange>
              </w:rPr>
              <w:t>Database</w:t>
            </w:r>
          </w:p>
        </w:tc>
        <w:tc>
          <w:tcPr>
            <w:tcW w:w="1417" w:type="dxa"/>
          </w:tcPr>
          <w:p w14:paraId="0C1330F4" w14:textId="57D3B73E" w:rsidR="00FD114C" w:rsidRDefault="57F380FE">
            <w:pPr>
              <w:pStyle w:val="Tabletext"/>
              <w:rPr>
                <w:rPrChange w:id="225" w:author="Khan, Ayesha" w:date="2026-04-03T23:33:00Z">
                  <w:rPr>
                    <w:color w:val="FF0000"/>
                  </w:rPr>
                </w:rPrChange>
              </w:rPr>
              <w:pPrChange w:id="226" w:author="Khan, Ayesha" w:date="2026-04-03T23:25:00Z">
                <w:pPr/>
              </w:pPrChange>
            </w:pPr>
            <w:r w:rsidRPr="461AECA6">
              <w:rPr>
                <w:rPrChange w:id="227" w:author="Khan, Ayesha" w:date="2026-04-03T23:33:00Z" w16du:dateUtc="2026-04-03T23:33:28Z">
                  <w:rPr>
                    <w:color w:val="FF0000"/>
                  </w:rPr>
                </w:rPrChange>
              </w:rPr>
              <w:t>DB</w:t>
            </w:r>
          </w:p>
        </w:tc>
        <w:tc>
          <w:tcPr>
            <w:tcW w:w="6521" w:type="dxa"/>
          </w:tcPr>
          <w:p w14:paraId="5749ACEC" w14:textId="7B15D100" w:rsidR="00FD114C" w:rsidRDefault="00BE6AD4" w:rsidP="461AECA6">
            <w:pPr>
              <w:pStyle w:val="Tabletext"/>
              <w:jc w:val="both"/>
            </w:pPr>
            <w:r w:rsidRPr="12C8683D">
              <w:t>This class is responsible for retrieving financial stock data via Yahoo! Finance and storing it in a database schema</w:t>
            </w:r>
            <w:r w:rsidR="48E64502" w:rsidRPr="12C8683D">
              <w:t>, as well as storing user account information</w:t>
            </w:r>
            <w:r w:rsidRPr="12C8683D">
              <w:t>.</w:t>
            </w:r>
            <w:ins w:id="228" w:author="Khan, Ayesha" w:date="2026-04-03T23:33:00Z" w16du:dateUtc="2026-04-03T23:33:34Z">
              <w:r w:rsidRPr="12C8683D">
                <w:t xml:space="preserve"> </w:t>
              </w:r>
            </w:ins>
          </w:p>
        </w:tc>
      </w:tr>
      <w:tr w:rsidR="00FD114C" w14:paraId="30E8A5C3" w14:textId="77777777" w:rsidTr="12C8683D">
        <w:tc>
          <w:tcPr>
            <w:tcW w:w="1526" w:type="dxa"/>
          </w:tcPr>
          <w:p w14:paraId="66A768EC" w14:textId="5DA67F8E" w:rsidR="00FD114C" w:rsidRDefault="2A59632E" w:rsidP="00DA1DBA">
            <w:pPr>
              <w:pStyle w:val="Tabletext"/>
            </w:pPr>
            <w:r>
              <w:t>Security Search</w:t>
            </w:r>
          </w:p>
        </w:tc>
        <w:tc>
          <w:tcPr>
            <w:tcW w:w="1417" w:type="dxa"/>
          </w:tcPr>
          <w:p w14:paraId="3F711CB9" w14:textId="6EDFAC06" w:rsidR="00FD114C" w:rsidRDefault="2A59632E" w:rsidP="00DA1DBA">
            <w:pPr>
              <w:pStyle w:val="Tabletext"/>
            </w:pPr>
            <w:r>
              <w:t>Search</w:t>
            </w:r>
          </w:p>
        </w:tc>
        <w:tc>
          <w:tcPr>
            <w:tcW w:w="6521" w:type="dxa"/>
          </w:tcPr>
          <w:p w14:paraId="7167A9C4" w14:textId="526A35DE" w:rsidR="00FD114C" w:rsidRDefault="2A59632E" w:rsidP="00DA1DBA">
            <w:pPr>
              <w:pStyle w:val="Tabletext"/>
            </w:pPr>
            <w:r>
              <w:t xml:space="preserve">The search module is responsible for locating assets by entering the company name or </w:t>
            </w:r>
            <w:r w:rsidR="4ABC1528">
              <w:t xml:space="preserve">ticket symbol. </w:t>
            </w:r>
          </w:p>
        </w:tc>
      </w:tr>
      <w:tr w:rsidR="00FD114C" w14:paraId="26030A2B" w14:textId="77777777" w:rsidTr="12C8683D">
        <w:tc>
          <w:tcPr>
            <w:tcW w:w="1526" w:type="dxa"/>
          </w:tcPr>
          <w:p w14:paraId="682BF07F" w14:textId="644A3F18" w:rsidR="00FD114C" w:rsidRDefault="607F1062" w:rsidP="00DA1DBA">
            <w:pPr>
              <w:pStyle w:val="Tabletext"/>
            </w:pPr>
            <w:commentRangeStart w:id="229"/>
            <w:r>
              <w:t>SonarQube</w:t>
            </w:r>
            <w:commentRangeEnd w:id="229"/>
            <w:r w:rsidR="00E70613">
              <w:rPr>
                <w:rStyle w:val="CommentReference"/>
                <w:sz w:val="20"/>
                <w:szCs w:val="20"/>
              </w:rPr>
              <w:commentReference w:id="229"/>
            </w:r>
          </w:p>
        </w:tc>
        <w:tc>
          <w:tcPr>
            <w:tcW w:w="1417" w:type="dxa"/>
          </w:tcPr>
          <w:p w14:paraId="78B61CFD" w14:textId="5396A0EE" w:rsidR="00FD114C" w:rsidRDefault="6373DE16" w:rsidP="00DA1DBA">
            <w:pPr>
              <w:pStyle w:val="Tabletext"/>
            </w:pPr>
            <w:r>
              <w:t>SonarQube</w:t>
            </w:r>
          </w:p>
        </w:tc>
        <w:tc>
          <w:tcPr>
            <w:tcW w:w="6521" w:type="dxa"/>
          </w:tcPr>
          <w:p w14:paraId="7D83027A" w14:textId="352007E1" w:rsidR="00FD114C" w:rsidRDefault="607F1062" w:rsidP="00DA1DBA">
            <w:pPr>
              <w:pStyle w:val="Tabletext"/>
            </w:pPr>
            <w:r>
              <w:t xml:space="preserve">The SonarQube module is responsible for providing code checks on </w:t>
            </w:r>
            <w:r w:rsidR="45122C68">
              <w:t xml:space="preserve">the developers’ </w:t>
            </w:r>
            <w:r>
              <w:t xml:space="preserve">IDE and </w:t>
            </w:r>
            <w:r w:rsidR="3D4CA068">
              <w:t>GitHub</w:t>
            </w:r>
            <w:r>
              <w:t xml:space="preserve"> pull requests</w:t>
            </w:r>
            <w:r w:rsidR="2591EF9A">
              <w:t>, as</w:t>
            </w:r>
            <w:r>
              <w:t xml:space="preserve"> well as providing </w:t>
            </w:r>
            <w:r w:rsidR="21AC72E5">
              <w:t>relevant</w:t>
            </w:r>
            <w:r>
              <w:t xml:space="preserve"> data through its web GUI.</w:t>
            </w:r>
          </w:p>
        </w:tc>
      </w:tr>
      <w:tr w:rsidR="461AECA6" w14:paraId="7F262368" w14:textId="77777777" w:rsidTr="12C8683D">
        <w:trPr>
          <w:trHeight w:val="300"/>
        </w:trPr>
        <w:tc>
          <w:tcPr>
            <w:tcW w:w="1526" w:type="dxa"/>
          </w:tcPr>
          <w:p w14:paraId="0295E3AB" w14:textId="6993BACA" w:rsidR="1FD5F30C" w:rsidRDefault="165E32E4" w:rsidP="461AECA6">
            <w:pPr>
              <w:pStyle w:val="Tabletext"/>
            </w:pPr>
            <w:r>
              <w:t>Profile Logging</w:t>
            </w:r>
          </w:p>
        </w:tc>
        <w:tc>
          <w:tcPr>
            <w:tcW w:w="1417" w:type="dxa"/>
          </w:tcPr>
          <w:p w14:paraId="3888B981" w14:textId="2A54765D" w:rsidR="1FD5F30C" w:rsidRDefault="165E32E4" w:rsidP="461AECA6">
            <w:pPr>
              <w:pStyle w:val="Tabletext"/>
            </w:pPr>
            <w:r>
              <w:t>Profile Logging</w:t>
            </w:r>
          </w:p>
        </w:tc>
        <w:tc>
          <w:tcPr>
            <w:tcW w:w="6521" w:type="dxa"/>
          </w:tcPr>
          <w:p w14:paraId="3852F1F8" w14:textId="31A78684" w:rsidR="2E8B21CE" w:rsidRDefault="410D4BF2" w:rsidP="461AECA6">
            <w:pPr>
              <w:pStyle w:val="Tabletext"/>
            </w:pPr>
            <w:r>
              <w:t>This module is responsible for keeping track of all the trades that users make on their account to give a t</w:t>
            </w:r>
            <w:r w:rsidR="353D09D7">
              <w:t>horough overview of their account histor</w:t>
            </w:r>
            <w:r w:rsidR="0A50B2C7">
              <w:t>y and value</w:t>
            </w:r>
            <w:r w:rsidR="353D09D7">
              <w:t>.</w:t>
            </w:r>
          </w:p>
        </w:tc>
      </w:tr>
      <w:tr w:rsidR="461AECA6" w14:paraId="3921C6B6" w14:textId="77777777" w:rsidTr="12C8683D">
        <w:trPr>
          <w:trHeight w:val="300"/>
        </w:trPr>
        <w:tc>
          <w:tcPr>
            <w:tcW w:w="1526" w:type="dxa"/>
          </w:tcPr>
          <w:p w14:paraId="37F88A0A" w14:textId="138C7A5C" w:rsidR="461AECA6" w:rsidRDefault="000B2DBF">
            <w:pPr>
              <w:pStyle w:val="Tabletext"/>
              <w:pPrChange w:id="230" w:author="Khan, Ayesha" w:date="2026-04-03T23:24:00Z">
                <w:pPr/>
              </w:pPrChange>
            </w:pPr>
            <w:commentRangeStart w:id="231"/>
            <w:commentRangeEnd w:id="231"/>
            <w:r>
              <w:rPr>
                <w:rStyle w:val="CommentReference"/>
              </w:rPr>
              <w:commentReference w:id="231"/>
            </w:r>
          </w:p>
        </w:tc>
        <w:tc>
          <w:tcPr>
            <w:tcW w:w="1417" w:type="dxa"/>
          </w:tcPr>
          <w:p w14:paraId="5E794796" w14:textId="39F91D93" w:rsidR="461AECA6" w:rsidRDefault="461AECA6">
            <w:pPr>
              <w:pStyle w:val="Tabletext"/>
              <w:pPrChange w:id="232" w:author="Khan, Ayesha" w:date="2026-04-03T23:24:00Z">
                <w:pPr/>
              </w:pPrChange>
            </w:pPr>
          </w:p>
        </w:tc>
        <w:tc>
          <w:tcPr>
            <w:tcW w:w="6521" w:type="dxa"/>
          </w:tcPr>
          <w:p w14:paraId="4CC9A78F" w14:textId="5540EB2B" w:rsidR="461AECA6" w:rsidRDefault="461AECA6">
            <w:pPr>
              <w:pStyle w:val="Tabletext"/>
              <w:pPrChange w:id="233" w:author="Khan, Ayesha" w:date="2026-04-03T23:24:00Z">
                <w:pPr/>
              </w:pPrChange>
            </w:pPr>
          </w:p>
        </w:tc>
      </w:tr>
    </w:tbl>
    <w:p w14:paraId="3724E188" w14:textId="77777777" w:rsidR="00FD114C" w:rsidRPr="00FD114C" w:rsidRDefault="00FD114C" w:rsidP="00FD114C">
      <w:pPr>
        <w:pStyle w:val="BodyText"/>
      </w:pPr>
    </w:p>
    <w:p w14:paraId="211E988B" w14:textId="41FA0997" w:rsidR="736B1126" w:rsidRDefault="736B1126" w:rsidP="461AECA6">
      <w:pPr>
        <w:pStyle w:val="Heading2"/>
      </w:pPr>
      <w:bookmarkStart w:id="234" w:name="_Toc226152944"/>
      <w:commentRangeStart w:id="235"/>
      <w:r>
        <w:t>Registration &amp; Login (</w:t>
      </w:r>
      <w:r w:rsidR="46A088BE">
        <w:t>Authentication</w:t>
      </w:r>
      <w:r>
        <w:t>)</w:t>
      </w:r>
      <w:bookmarkEnd w:id="234"/>
      <w:commentRangeEnd w:id="235"/>
      <w:r w:rsidR="000B2DBF">
        <w:rPr>
          <w:rStyle w:val="CommentReference"/>
          <w:rFonts w:ascii="Times New Roman" w:hAnsi="Times New Roman"/>
          <w:b w:val="0"/>
        </w:rPr>
        <w:commentReference w:id="235"/>
      </w:r>
    </w:p>
    <w:p w14:paraId="79B69D86" w14:textId="40F06EE5" w:rsidR="007E52CE" w:rsidRDefault="5D1254C9" w:rsidP="002F746C">
      <w:pPr>
        <w:pStyle w:val="InfoBlue"/>
      </w:pPr>
      <w:r w:rsidRPr="461AECA6">
        <w:t xml:space="preserve">The registration and login class </w:t>
      </w:r>
      <w:r w:rsidR="62F216ED" w:rsidRPr="461AECA6">
        <w:t>shall</w:t>
      </w:r>
      <w:r w:rsidR="454E0973" w:rsidRPr="461AECA6">
        <w:t xml:space="preserve"> </w:t>
      </w:r>
      <w:r w:rsidRPr="461AECA6">
        <w:t xml:space="preserve">authenticate users </w:t>
      </w:r>
      <w:r w:rsidR="6D3BCBF3" w:rsidRPr="461AECA6">
        <w:t xml:space="preserve">who </w:t>
      </w:r>
      <w:r w:rsidR="263A657F" w:rsidRPr="461AECA6">
        <w:t xml:space="preserve">are </w:t>
      </w:r>
      <w:r w:rsidRPr="461AECA6">
        <w:t xml:space="preserve">registering </w:t>
      </w:r>
      <w:r w:rsidR="195C6A03" w:rsidRPr="461AECA6">
        <w:t xml:space="preserve">or </w:t>
      </w:r>
      <w:r w:rsidRPr="461AECA6">
        <w:t>logging into Omnium.</w:t>
      </w:r>
      <w:r w:rsidR="0F9249D6" w:rsidRPr="461AECA6">
        <w:t xml:space="preserve"> It </w:t>
      </w:r>
      <w:r w:rsidR="6364B0F5" w:rsidRPr="461AECA6">
        <w:t xml:space="preserve">is </w:t>
      </w:r>
      <w:r w:rsidR="0F9249D6" w:rsidRPr="461AECA6">
        <w:t xml:space="preserve">the first </w:t>
      </w:r>
      <w:r w:rsidR="64A8A444" w:rsidRPr="461AECA6">
        <w:t xml:space="preserve">action </w:t>
      </w:r>
      <w:r w:rsidR="0F9249D6" w:rsidRPr="461AECA6">
        <w:t xml:space="preserve">a user must </w:t>
      </w:r>
      <w:proofErr w:type="gramStart"/>
      <w:r w:rsidR="61326269" w:rsidRPr="461AECA6">
        <w:t xml:space="preserve">take </w:t>
      </w:r>
      <w:r w:rsidR="770E307C" w:rsidRPr="461AECA6">
        <w:t xml:space="preserve"> in</w:t>
      </w:r>
      <w:proofErr w:type="gramEnd"/>
      <w:r w:rsidR="770E307C" w:rsidRPr="461AECA6">
        <w:t xml:space="preserve"> order </w:t>
      </w:r>
      <w:r w:rsidR="0F9249D6" w:rsidRPr="461AECA6">
        <w:t>to be able to access Omnium.</w:t>
      </w:r>
    </w:p>
    <w:p w14:paraId="28A51795" w14:textId="1A1D0E9C" w:rsidR="0F9249D6" w:rsidRDefault="0F9249D6">
      <w:pPr>
        <w:pStyle w:val="BodyText"/>
        <w:ind w:left="0"/>
        <w:rPr>
          <w:b/>
          <w:bCs/>
        </w:rPr>
        <w:pPrChange w:id="236" w:author="Khan, Ayesha" w:date="2026-04-03T23:07:00Z">
          <w:pPr>
            <w:pStyle w:val="InfoBlue"/>
          </w:pPr>
        </w:pPrChange>
      </w:pPr>
      <w:r w:rsidRPr="461AECA6">
        <w:rPr>
          <w:b/>
          <w:bCs/>
        </w:rPr>
        <w:t>Attributes:</w:t>
      </w:r>
    </w:p>
    <w:p w14:paraId="07EDED98" w14:textId="3DDF0957" w:rsidR="0F9249D6" w:rsidRDefault="0F9249D6">
      <w:pPr>
        <w:pStyle w:val="BodyText"/>
        <w:numPr>
          <w:ilvl w:val="0"/>
          <w:numId w:val="2"/>
        </w:numPr>
        <w:jc w:val="both"/>
        <w:pPrChange w:id="237" w:author="Khan, Ayesha" w:date="2026-04-04T03:43:00Z">
          <w:pPr>
            <w:pStyle w:val="BodyText"/>
            <w:numPr>
              <w:numId w:val="2"/>
            </w:numPr>
            <w:ind w:left="360" w:hanging="360"/>
          </w:pPr>
        </w:pPrChange>
      </w:pPr>
      <w:r w:rsidRPr="12C8683D">
        <w:t>Username: A unique value that each user must enter</w:t>
      </w:r>
      <w:r w:rsidR="21297E65" w:rsidRPr="12C8683D">
        <w:t xml:space="preserve"> and</w:t>
      </w:r>
      <w:ins w:id="238" w:author="Khan, Ayesha" w:date="2026-04-04T03:42:00Z" w16du:dateUtc="2026-04-04T03:42:00Z">
        <w:r w:rsidR="03F15AEC" w:rsidRPr="12C8683D">
          <w:t xml:space="preserve"> </w:t>
        </w:r>
      </w:ins>
      <w:r w:rsidRPr="12C8683D">
        <w:t>will identify the user</w:t>
      </w:r>
      <w:r w:rsidR="26C9CDFC" w:rsidRPr="12C8683D">
        <w:t>.</w:t>
      </w:r>
      <w:r w:rsidR="7168BA81" w:rsidRPr="12C8683D">
        <w:t xml:space="preserve"> Must be at least 3 characters </w:t>
      </w:r>
      <w:r w:rsidR="1CAC4A64" w:rsidRPr="12C8683D">
        <w:t>long and</w:t>
      </w:r>
      <w:r w:rsidR="7168BA81" w:rsidRPr="12C8683D">
        <w:t xml:space="preserve"> include no blank spaces.</w:t>
      </w:r>
    </w:p>
    <w:p w14:paraId="05A7C8DB" w14:textId="58868523" w:rsidR="0F9249D6" w:rsidRDefault="0F9249D6">
      <w:pPr>
        <w:pStyle w:val="BodyText"/>
        <w:numPr>
          <w:ilvl w:val="0"/>
          <w:numId w:val="2"/>
        </w:numPr>
        <w:jc w:val="both"/>
        <w:pPrChange w:id="239" w:author="Khan, Ayesha" w:date="2026-04-04T03:43:00Z">
          <w:pPr>
            <w:pStyle w:val="BodyText"/>
            <w:numPr>
              <w:numId w:val="2"/>
            </w:numPr>
            <w:ind w:left="360" w:hanging="360"/>
          </w:pPr>
        </w:pPrChange>
      </w:pPr>
      <w:r w:rsidRPr="12C8683D">
        <w:t xml:space="preserve">Password: A value that has parameters to ensure </w:t>
      </w:r>
      <w:r w:rsidR="0DA5FBC5" w:rsidRPr="12C8683D">
        <w:t xml:space="preserve">security </w:t>
      </w:r>
      <w:r w:rsidRPr="12C8683D">
        <w:t>strength</w:t>
      </w:r>
      <w:r w:rsidR="4D8F9B4C" w:rsidRPr="12C8683D">
        <w:t>.</w:t>
      </w:r>
      <w:r w:rsidR="4B4C7815" w:rsidRPr="12C8683D">
        <w:t xml:space="preserve"> Must be at least 6 characters long, have one uppercase letter and one digit.</w:t>
      </w:r>
    </w:p>
    <w:p w14:paraId="0D3AE389" w14:textId="009C8569" w:rsidR="4D8F9B4C" w:rsidRDefault="4D8F9B4C">
      <w:pPr>
        <w:pStyle w:val="BodyText"/>
        <w:numPr>
          <w:ilvl w:val="0"/>
          <w:numId w:val="2"/>
        </w:numPr>
        <w:jc w:val="both"/>
        <w:pPrChange w:id="240" w:author="Khan, Ayesha" w:date="2026-04-04T03:43:00Z">
          <w:pPr>
            <w:pStyle w:val="BodyText"/>
            <w:numPr>
              <w:numId w:val="2"/>
            </w:numPr>
            <w:ind w:left="360" w:hanging="360"/>
          </w:pPr>
        </w:pPrChange>
      </w:pPr>
      <w:r w:rsidRPr="12C8683D">
        <w:t>E</w:t>
      </w:r>
      <w:r w:rsidR="237EAA73" w:rsidRPr="12C8683D">
        <w:t>mail: An optional value, used to increase security of account if chosen to add.</w:t>
      </w:r>
      <w:r w:rsidR="10DA136E" w:rsidRPr="12C8683D">
        <w:t xml:space="preserve"> One unique email per account.</w:t>
      </w:r>
    </w:p>
    <w:p w14:paraId="1B94D2E6" w14:textId="039319AB" w:rsidR="434E8B4B" w:rsidRDefault="434E8B4B">
      <w:pPr>
        <w:pStyle w:val="BodyText"/>
        <w:numPr>
          <w:ilvl w:val="0"/>
          <w:numId w:val="2"/>
        </w:numPr>
        <w:jc w:val="both"/>
        <w:pPrChange w:id="241" w:author="Khan, Ayesha" w:date="2026-04-04T03:43:00Z">
          <w:pPr>
            <w:pStyle w:val="BodyText"/>
            <w:numPr>
              <w:numId w:val="2"/>
            </w:numPr>
            <w:ind w:left="360" w:hanging="360"/>
          </w:pPr>
        </w:pPrChange>
      </w:pPr>
      <w:r w:rsidRPr="12C8683D">
        <w:lastRenderedPageBreak/>
        <w:t>Verification Code: A 5</w:t>
      </w:r>
      <w:del w:id="242" w:author="Khan, Ayesha" w:date="2026-04-03T23:09:00Z" w16du:dateUtc="2026-04-03T23:09:08Z">
        <w:r w:rsidRPr="12C8683D" w:rsidDel="434E8B4B">
          <w:delText xml:space="preserve"> </w:delText>
        </w:r>
      </w:del>
      <w:r w:rsidR="779EEBD5" w:rsidRPr="12C8683D">
        <w:t>digit random code</w:t>
      </w:r>
      <w:r w:rsidR="04194DA4" w:rsidRPr="12C8683D">
        <w:t xml:space="preserve"> sent to the email attached to an account. Used to verify registration and login</w:t>
      </w:r>
    </w:p>
    <w:p w14:paraId="7971A837" w14:textId="7A368FBB" w:rsidR="02AACDCB" w:rsidRDefault="02AACDCB">
      <w:pPr>
        <w:pStyle w:val="BodyText"/>
        <w:numPr>
          <w:ilvl w:val="0"/>
          <w:numId w:val="2"/>
        </w:numPr>
        <w:jc w:val="both"/>
        <w:pPrChange w:id="243" w:author="Khan, Ayesha" w:date="2026-04-04T03:43:00Z">
          <w:pPr>
            <w:pStyle w:val="BodyText"/>
            <w:numPr>
              <w:numId w:val="2"/>
            </w:numPr>
            <w:ind w:left="360" w:hanging="360"/>
          </w:pPr>
        </w:pPrChange>
      </w:pPr>
      <w:r w:rsidRPr="12C8683D">
        <w:t>User Lockout: If a user fails to login 3 times, user is locked out their account for 60 seconds.</w:t>
      </w:r>
    </w:p>
    <w:p w14:paraId="3F571978" w14:textId="63E9285D" w:rsidR="37AF857A" w:rsidRDefault="37AF857A" w:rsidP="461AECA6">
      <w:pPr>
        <w:pStyle w:val="BodyText"/>
        <w:ind w:left="0"/>
        <w:rPr>
          <w:b/>
          <w:bCs/>
        </w:rPr>
      </w:pPr>
      <w:r w:rsidRPr="461AECA6">
        <w:rPr>
          <w:b/>
          <w:bCs/>
        </w:rPr>
        <w:t>Methods:</w:t>
      </w:r>
    </w:p>
    <w:p w14:paraId="25D6BAD8" w14:textId="1AB41EFD" w:rsidR="37AF857A" w:rsidRDefault="37AF857A">
      <w:pPr>
        <w:pStyle w:val="BodyText"/>
        <w:numPr>
          <w:ilvl w:val="0"/>
          <w:numId w:val="1"/>
        </w:numPr>
        <w:jc w:val="both"/>
        <w:pPrChange w:id="244" w:author="Khan, Ayesha" w:date="2026-04-04T03:43:00Z">
          <w:pPr>
            <w:pStyle w:val="BodyText"/>
            <w:numPr>
              <w:numId w:val="1"/>
            </w:numPr>
            <w:ind w:left="360" w:hanging="360"/>
          </w:pPr>
        </w:pPrChange>
      </w:pPr>
      <w:r w:rsidRPr="12C8683D">
        <w:t>Register: Will allow a user to create a new account. Requires a unique username, a password, and adding an Email is optional.</w:t>
      </w:r>
    </w:p>
    <w:p w14:paraId="5C50F978" w14:textId="22CA85D0" w:rsidR="37AF857A" w:rsidRDefault="37AF857A">
      <w:pPr>
        <w:pStyle w:val="BodyText"/>
        <w:numPr>
          <w:ilvl w:val="0"/>
          <w:numId w:val="1"/>
        </w:numPr>
        <w:jc w:val="both"/>
        <w:pPrChange w:id="245" w:author="Khan, Ayesha" w:date="2026-04-04T03:43:00Z">
          <w:pPr>
            <w:pStyle w:val="BodyText"/>
            <w:numPr>
              <w:numId w:val="1"/>
            </w:numPr>
            <w:ind w:left="360" w:hanging="360"/>
          </w:pPr>
        </w:pPrChange>
      </w:pPr>
      <w:r w:rsidRPr="12C8683D">
        <w:t xml:space="preserve">Login: Will allow returning users to login to their previously created account. If an Email was added during registration, it will send </w:t>
      </w:r>
      <w:r w:rsidR="1E2B1CF4" w:rsidRPr="12C8683D">
        <w:t>the user</w:t>
      </w:r>
      <w:r w:rsidRPr="12C8683D">
        <w:t xml:space="preserve"> a </w:t>
      </w:r>
      <w:proofErr w:type="gramStart"/>
      <w:r w:rsidRPr="12C8683D">
        <w:t>5 digit</w:t>
      </w:r>
      <w:proofErr w:type="gramEnd"/>
      <w:r w:rsidRPr="12C8683D">
        <w:t xml:space="preserve"> code to verify it</w:t>
      </w:r>
      <w:r w:rsidR="0C54DD3C" w:rsidRPr="12C8683D">
        <w:t xml:space="preserve"> i</w:t>
      </w:r>
      <w:r w:rsidRPr="12C8683D">
        <w:t xml:space="preserve">s </w:t>
      </w:r>
      <w:r w:rsidR="01B56B46" w:rsidRPr="12C8683D">
        <w:t xml:space="preserve">their </w:t>
      </w:r>
      <w:r w:rsidRPr="12C8683D">
        <w:t>email.</w:t>
      </w:r>
    </w:p>
    <w:p w14:paraId="5A950BDE" w14:textId="6CCC5BC6" w:rsidR="37AF857A" w:rsidRDefault="37AF857A">
      <w:pPr>
        <w:pStyle w:val="BodyText"/>
        <w:numPr>
          <w:ilvl w:val="0"/>
          <w:numId w:val="1"/>
        </w:numPr>
        <w:jc w:val="both"/>
        <w:pPrChange w:id="246" w:author="Khan, Ayesha" w:date="2026-04-04T03:43:00Z">
          <w:pPr>
            <w:pStyle w:val="BodyText"/>
            <w:numPr>
              <w:numId w:val="1"/>
            </w:numPr>
            <w:ind w:left="360" w:hanging="360"/>
          </w:pPr>
        </w:pPrChange>
      </w:pPr>
      <w:r w:rsidRPr="12C8683D">
        <w:t xml:space="preserve">Email Adding: </w:t>
      </w:r>
      <w:r w:rsidR="3ECBC238" w:rsidRPr="12C8683D">
        <w:t xml:space="preserve">Will ask at account registration if user wants to add an email address to their account. If yes, user enters their email and will receive a </w:t>
      </w:r>
      <w:proofErr w:type="gramStart"/>
      <w:r w:rsidR="3ECBC238" w:rsidRPr="12C8683D">
        <w:t>5 digit</w:t>
      </w:r>
      <w:proofErr w:type="gramEnd"/>
      <w:r w:rsidR="3ECBC238" w:rsidRPr="12C8683D">
        <w:t xml:space="preserve"> code in the email used to verify access to it. </w:t>
      </w:r>
    </w:p>
    <w:p w14:paraId="030C8C3E" w14:textId="18EB08EE" w:rsidR="2BFDAE37" w:rsidRDefault="2BFDAE37">
      <w:pPr>
        <w:pStyle w:val="BodyText"/>
        <w:numPr>
          <w:ilvl w:val="0"/>
          <w:numId w:val="1"/>
        </w:numPr>
        <w:jc w:val="both"/>
        <w:pPrChange w:id="247" w:author="Khan, Ayesha" w:date="2026-04-04T03:43:00Z">
          <w:pPr>
            <w:pStyle w:val="BodyText"/>
            <w:numPr>
              <w:numId w:val="1"/>
            </w:numPr>
            <w:ind w:left="360" w:hanging="360"/>
          </w:pPr>
        </w:pPrChange>
      </w:pPr>
      <w:r w:rsidRPr="12C8683D">
        <w:t>User Lockout: User will have 3 attempts to login to their account, receiving an error each time. If user fails to sign into their account 3 times, user will be locked out for 60 seconds. Once 60 seconds are over, user can retry logging in.</w:t>
      </w:r>
    </w:p>
    <w:p w14:paraId="6F41C06E" w14:textId="1629F0F2" w:rsidR="00FD114C" w:rsidRDefault="5F563CCF">
      <w:pPr>
        <w:pStyle w:val="Heading2"/>
      </w:pPr>
      <w:bookmarkStart w:id="248" w:name="_Toc226152945"/>
      <w:r>
        <w:t>Database</w:t>
      </w:r>
      <w:bookmarkEnd w:id="248"/>
    </w:p>
    <w:p w14:paraId="48802349" w14:textId="27061D5B" w:rsidR="00FD114C" w:rsidRPr="007E52CE" w:rsidRDefault="6DEBC37E" w:rsidP="002F746C">
      <w:pPr>
        <w:pStyle w:val="InfoBlue"/>
        <w:rPr>
          <w:i/>
        </w:rPr>
      </w:pPr>
      <w:r w:rsidRPr="12C8683D">
        <w:t xml:space="preserve"> This class contains the database schema and modules for retrieving, managing, and processing financial stock data.</w:t>
      </w:r>
      <w:r w:rsidR="40ED9AFE" w:rsidRPr="12C8683D">
        <w:t xml:space="preserve"> In addition, it also manages a database table that stores the users registered to Omnium.</w:t>
      </w:r>
    </w:p>
    <w:p w14:paraId="65B9AD92" w14:textId="1A1D0E9C" w:rsidR="121FDF51" w:rsidRDefault="121FDF51" w:rsidP="461AECA6">
      <w:pPr>
        <w:pStyle w:val="BodyText"/>
        <w:ind w:left="0"/>
        <w:rPr>
          <w:b/>
          <w:bCs/>
        </w:rPr>
      </w:pPr>
      <w:r w:rsidRPr="12C8683D">
        <w:rPr>
          <w:b/>
          <w:bCs/>
        </w:rPr>
        <w:t>Attributes:</w:t>
      </w:r>
    </w:p>
    <w:p w14:paraId="305DC138" w14:textId="6670F550" w:rsidR="121FDF51" w:rsidRDefault="4DAD8D7C">
      <w:pPr>
        <w:pStyle w:val="BodyText"/>
        <w:numPr>
          <w:ilvl w:val="0"/>
          <w:numId w:val="3"/>
        </w:numPr>
        <w:jc w:val="both"/>
        <w:pPrChange w:id="249" w:author="Khan, Ayesha" w:date="2026-04-04T03:43:00Z">
          <w:pPr>
            <w:pStyle w:val="BodyText"/>
            <w:numPr>
              <w:numId w:val="3"/>
            </w:numPr>
            <w:ind w:left="360" w:hanging="360"/>
          </w:pPr>
        </w:pPrChange>
      </w:pPr>
      <w:r w:rsidRPr="12C8683D">
        <w:t>Assets: This is a table which stores the symbol and name attributes of any given company from the Dow Jones Industrial Average index.</w:t>
      </w:r>
    </w:p>
    <w:p w14:paraId="7463DA7E" w14:textId="20C86DF5" w:rsidR="121FDF51" w:rsidRDefault="121FDF51">
      <w:pPr>
        <w:pStyle w:val="BodyText"/>
        <w:numPr>
          <w:ilvl w:val="0"/>
          <w:numId w:val="3"/>
        </w:numPr>
        <w:jc w:val="both"/>
        <w:pPrChange w:id="250" w:author="Khan, Ayesha" w:date="2026-04-04T03:43:00Z">
          <w:pPr>
            <w:pStyle w:val="BodyText"/>
            <w:numPr>
              <w:numId w:val="3"/>
            </w:numPr>
            <w:ind w:left="360" w:hanging="360"/>
          </w:pPr>
        </w:pPrChange>
      </w:pPr>
      <w:r w:rsidRPr="12C8683D">
        <w:t xml:space="preserve">Symbol: </w:t>
      </w:r>
      <w:r w:rsidR="47BF4970" w:rsidRPr="12C8683D">
        <w:t xml:space="preserve">This </w:t>
      </w:r>
      <w:r w:rsidR="4B6564E1" w:rsidRPr="12C8683D">
        <w:t xml:space="preserve">is a string that </w:t>
      </w:r>
      <w:r w:rsidR="47BF4970" w:rsidRPr="12C8683D">
        <w:t>stores the ticker symbol associated with a particular company.</w:t>
      </w:r>
    </w:p>
    <w:p w14:paraId="1661CF42" w14:textId="57FBB9D3" w:rsidR="121FDF51" w:rsidRDefault="121FDF51">
      <w:pPr>
        <w:pStyle w:val="BodyText"/>
        <w:numPr>
          <w:ilvl w:val="0"/>
          <w:numId w:val="3"/>
        </w:numPr>
        <w:jc w:val="both"/>
        <w:pPrChange w:id="251" w:author="Khan, Ayesha" w:date="2026-04-04T03:43:00Z">
          <w:pPr>
            <w:pStyle w:val="BodyText"/>
            <w:numPr>
              <w:numId w:val="3"/>
            </w:numPr>
            <w:ind w:left="360" w:hanging="360"/>
          </w:pPr>
        </w:pPrChange>
      </w:pPr>
      <w:r w:rsidRPr="12C8683D">
        <w:t xml:space="preserve">Name: </w:t>
      </w:r>
      <w:r w:rsidR="40E6B334" w:rsidRPr="12C8683D">
        <w:t>This is</w:t>
      </w:r>
      <w:r w:rsidR="2E13745A" w:rsidRPr="12C8683D">
        <w:t xml:space="preserve"> a string that stores</w:t>
      </w:r>
      <w:r w:rsidR="40E6B334" w:rsidRPr="12C8683D">
        <w:t xml:space="preserve"> the official name of the company represented by the ticker symbol.</w:t>
      </w:r>
    </w:p>
    <w:p w14:paraId="012FBDE4" w14:textId="36A6077C" w:rsidR="46242167" w:rsidRDefault="46242167">
      <w:pPr>
        <w:pStyle w:val="BodyText"/>
        <w:numPr>
          <w:ilvl w:val="0"/>
          <w:numId w:val="3"/>
        </w:numPr>
        <w:jc w:val="both"/>
        <w:pPrChange w:id="252" w:author="Khan, Ayesha" w:date="2026-04-04T03:44:00Z">
          <w:pPr>
            <w:pStyle w:val="BodyText"/>
            <w:numPr>
              <w:numId w:val="3"/>
            </w:numPr>
            <w:ind w:left="360" w:hanging="360"/>
          </w:pPr>
        </w:pPrChange>
      </w:pPr>
      <w:r w:rsidRPr="12C8683D">
        <w:t>Prices: This is a table which stores value attributes related to the price of any given company’s securities.</w:t>
      </w:r>
    </w:p>
    <w:p w14:paraId="0B698705" w14:textId="74C5A37B" w:rsidR="121FDF51" w:rsidRDefault="121FDF51">
      <w:pPr>
        <w:pStyle w:val="BodyText"/>
        <w:numPr>
          <w:ilvl w:val="0"/>
          <w:numId w:val="3"/>
        </w:numPr>
        <w:jc w:val="both"/>
        <w:pPrChange w:id="253" w:author="Khan, Ayesha" w:date="2026-04-04T03:44:00Z">
          <w:pPr>
            <w:pStyle w:val="BodyText"/>
            <w:numPr>
              <w:numId w:val="3"/>
            </w:numPr>
            <w:ind w:left="360" w:hanging="360"/>
          </w:pPr>
        </w:pPrChange>
      </w:pPr>
      <w:r w:rsidRPr="12C8683D">
        <w:t>Timestamp:</w:t>
      </w:r>
      <w:r w:rsidR="7AC90855" w:rsidRPr="12C8683D">
        <w:t xml:space="preserve"> This stores a datetime index of a particular asset’s price at some</w:t>
      </w:r>
      <w:r w:rsidR="14E116EF" w:rsidRPr="12C8683D">
        <w:t xml:space="preserve"> given</w:t>
      </w:r>
      <w:r w:rsidR="7AC90855" w:rsidRPr="12C8683D">
        <w:t xml:space="preserve"> point in time.</w:t>
      </w:r>
    </w:p>
    <w:p w14:paraId="08DC4B65" w14:textId="52A56DFC" w:rsidR="121FDF51" w:rsidRDefault="121FDF51">
      <w:pPr>
        <w:pStyle w:val="BodyText"/>
        <w:numPr>
          <w:ilvl w:val="0"/>
          <w:numId w:val="3"/>
        </w:numPr>
        <w:jc w:val="both"/>
        <w:pPrChange w:id="254" w:author="Khan, Ayesha" w:date="2026-04-04T03:44:00Z">
          <w:pPr>
            <w:pStyle w:val="BodyText"/>
            <w:numPr>
              <w:numId w:val="3"/>
            </w:numPr>
            <w:ind w:left="360" w:hanging="360"/>
          </w:pPr>
        </w:pPrChange>
      </w:pPr>
      <w:r w:rsidRPr="12C8683D">
        <w:t>Open:</w:t>
      </w:r>
      <w:r w:rsidR="56A1E9C1" w:rsidRPr="12C8683D">
        <w:t xml:space="preserve"> This </w:t>
      </w:r>
      <w:r w:rsidR="7549FB60" w:rsidRPr="12C8683D">
        <w:t xml:space="preserve">float </w:t>
      </w:r>
      <w:r w:rsidR="56A1E9C1" w:rsidRPr="12C8683D">
        <w:t>stores the value of open, which is the first executed trade pr</w:t>
      </w:r>
      <w:r w:rsidR="308026B6" w:rsidRPr="12C8683D">
        <w:t>ice in a day for a given asset.</w:t>
      </w:r>
    </w:p>
    <w:p w14:paraId="372E1D78" w14:textId="7B72D13C" w:rsidR="121FDF51" w:rsidRDefault="121FDF51">
      <w:pPr>
        <w:pStyle w:val="BodyText"/>
        <w:numPr>
          <w:ilvl w:val="0"/>
          <w:numId w:val="3"/>
        </w:numPr>
        <w:jc w:val="both"/>
        <w:pPrChange w:id="255" w:author="Khan, Ayesha" w:date="2026-04-04T03:44:00Z">
          <w:pPr>
            <w:pStyle w:val="BodyText"/>
            <w:numPr>
              <w:numId w:val="3"/>
            </w:numPr>
            <w:ind w:left="360" w:hanging="360"/>
          </w:pPr>
        </w:pPrChange>
      </w:pPr>
      <w:r w:rsidRPr="12C8683D">
        <w:t>High:</w:t>
      </w:r>
      <w:r w:rsidR="42B4F820" w:rsidRPr="12C8683D">
        <w:t xml:space="preserve"> </w:t>
      </w:r>
      <w:r w:rsidR="65BD3192" w:rsidRPr="12C8683D">
        <w:t xml:space="preserve">This </w:t>
      </w:r>
      <w:r w:rsidR="000237AF" w:rsidRPr="12C8683D">
        <w:t xml:space="preserve">float </w:t>
      </w:r>
      <w:r w:rsidR="65BD3192" w:rsidRPr="12C8683D">
        <w:t xml:space="preserve">stores the highest priced </w:t>
      </w:r>
      <w:r w:rsidR="591556B7" w:rsidRPr="12C8683D">
        <w:t>stock of a given day.</w:t>
      </w:r>
    </w:p>
    <w:p w14:paraId="62C74B3F" w14:textId="54C5A57E" w:rsidR="121FDF51" w:rsidRDefault="121FDF51">
      <w:pPr>
        <w:pStyle w:val="BodyText"/>
        <w:numPr>
          <w:ilvl w:val="0"/>
          <w:numId w:val="3"/>
        </w:numPr>
        <w:jc w:val="both"/>
        <w:pPrChange w:id="256" w:author="Khan, Ayesha" w:date="2026-04-04T03:44:00Z">
          <w:pPr>
            <w:pStyle w:val="BodyText"/>
            <w:numPr>
              <w:numId w:val="3"/>
            </w:numPr>
            <w:ind w:left="360" w:hanging="360"/>
          </w:pPr>
        </w:pPrChange>
      </w:pPr>
      <w:r w:rsidRPr="12C8683D">
        <w:t>Low:</w:t>
      </w:r>
      <w:r w:rsidR="052F3FB5" w:rsidRPr="12C8683D">
        <w:t xml:space="preserve"> </w:t>
      </w:r>
      <w:r w:rsidR="498108C1" w:rsidRPr="12C8683D">
        <w:t xml:space="preserve">This </w:t>
      </w:r>
      <w:r w:rsidR="7797D3D9" w:rsidRPr="12C8683D">
        <w:t xml:space="preserve">float </w:t>
      </w:r>
      <w:r w:rsidR="498108C1" w:rsidRPr="12C8683D">
        <w:t xml:space="preserve">stores the lowest </w:t>
      </w:r>
      <w:r w:rsidR="294C7277" w:rsidRPr="12C8683D">
        <w:t xml:space="preserve">priced stock of a given day. </w:t>
      </w:r>
    </w:p>
    <w:p w14:paraId="3EF96AF1" w14:textId="502BDE82" w:rsidR="121FDF51" w:rsidRDefault="121FDF51">
      <w:pPr>
        <w:pStyle w:val="BodyText"/>
        <w:numPr>
          <w:ilvl w:val="0"/>
          <w:numId w:val="3"/>
        </w:numPr>
        <w:jc w:val="both"/>
        <w:pPrChange w:id="257" w:author="Khan, Ayesha" w:date="2026-04-04T03:44:00Z">
          <w:pPr>
            <w:pStyle w:val="BodyText"/>
            <w:numPr>
              <w:numId w:val="3"/>
            </w:numPr>
            <w:ind w:left="360" w:hanging="360"/>
          </w:pPr>
        </w:pPrChange>
      </w:pPr>
      <w:r w:rsidRPr="12C8683D">
        <w:t>Close:</w:t>
      </w:r>
      <w:r w:rsidR="3D4168CC" w:rsidRPr="12C8683D">
        <w:t xml:space="preserve"> This </w:t>
      </w:r>
      <w:r w:rsidR="58B48D56" w:rsidRPr="12C8683D">
        <w:t xml:space="preserve">float </w:t>
      </w:r>
      <w:r w:rsidR="3D4168CC" w:rsidRPr="12C8683D">
        <w:t xml:space="preserve">stores the final price at which a stock is traded during a given day. </w:t>
      </w:r>
    </w:p>
    <w:p w14:paraId="694FDF7F" w14:textId="5E78358C" w:rsidR="121FDF51" w:rsidRDefault="121FDF51">
      <w:pPr>
        <w:pStyle w:val="BodyText"/>
        <w:numPr>
          <w:ilvl w:val="0"/>
          <w:numId w:val="3"/>
        </w:numPr>
        <w:jc w:val="both"/>
        <w:pPrChange w:id="258" w:author="Khan, Ayesha" w:date="2026-04-04T03:44:00Z">
          <w:pPr>
            <w:pStyle w:val="BodyText"/>
            <w:numPr>
              <w:numId w:val="3"/>
            </w:numPr>
            <w:ind w:left="360" w:hanging="360"/>
          </w:pPr>
        </w:pPrChange>
      </w:pPr>
      <w:r w:rsidRPr="12C8683D">
        <w:t>Volume:</w:t>
      </w:r>
      <w:r w:rsidR="4388C0D5" w:rsidRPr="12C8683D">
        <w:t xml:space="preserve"> This</w:t>
      </w:r>
      <w:r w:rsidR="4DC4E70C" w:rsidRPr="12C8683D">
        <w:t xml:space="preserve"> float</w:t>
      </w:r>
      <w:r w:rsidR="4388C0D5" w:rsidRPr="12C8683D">
        <w:t xml:space="preserve"> stores the t</w:t>
      </w:r>
      <w:r w:rsidR="60596886" w:rsidRPr="12C8683D">
        <w:t xml:space="preserve">otal number of shares bought and sold of a security on a given time period. </w:t>
      </w:r>
    </w:p>
    <w:p w14:paraId="6AB8FD67" w14:textId="41E6BE15" w:rsidR="121FDF51" w:rsidRDefault="121FDF51">
      <w:pPr>
        <w:pStyle w:val="BodyText"/>
        <w:numPr>
          <w:ilvl w:val="0"/>
          <w:numId w:val="3"/>
        </w:numPr>
        <w:jc w:val="both"/>
        <w:pPrChange w:id="259" w:author="Khan, Ayesha" w:date="2026-04-04T03:44:00Z">
          <w:pPr>
            <w:pStyle w:val="BodyText"/>
            <w:numPr>
              <w:numId w:val="3"/>
            </w:numPr>
            <w:ind w:left="360" w:hanging="360"/>
          </w:pPr>
        </w:pPrChange>
      </w:pPr>
      <w:r w:rsidRPr="12C8683D">
        <w:t>Account:</w:t>
      </w:r>
      <w:r w:rsidR="2A32A2A2" w:rsidRPr="12C8683D">
        <w:t xml:space="preserve"> This table stores the user’s account </w:t>
      </w:r>
      <w:r w:rsidR="784F67F1" w:rsidRPr="12C8683D">
        <w:t>information, their email address, and encrypted password.</w:t>
      </w:r>
    </w:p>
    <w:p w14:paraId="6E2B42F1" w14:textId="50F546F2" w:rsidR="67EE1E2D" w:rsidRDefault="67EE1E2D">
      <w:pPr>
        <w:pStyle w:val="BodyText"/>
        <w:numPr>
          <w:ilvl w:val="0"/>
          <w:numId w:val="3"/>
        </w:numPr>
        <w:jc w:val="both"/>
        <w:rPr>
          <w:del w:id="260" w:author="Khan, Ayesha" w:date="2026-04-04T03:16:00Z" w16du:dateUtc="2026-04-04T03:16:10Z"/>
        </w:rPr>
        <w:pPrChange w:id="261" w:author="Khan, Ayesha" w:date="2026-04-04T03:44:00Z">
          <w:pPr>
            <w:pStyle w:val="BodyText"/>
            <w:numPr>
              <w:numId w:val="3"/>
            </w:numPr>
            <w:ind w:left="360" w:hanging="360"/>
          </w:pPr>
        </w:pPrChange>
      </w:pPr>
      <w:r w:rsidRPr="12C8683D">
        <w:t>Created_At:</w:t>
      </w:r>
      <w:r w:rsidR="68C0F7C4" w:rsidRPr="12C8683D">
        <w:t xml:space="preserve"> This is a datetime index that stores the time when a user</w:t>
      </w:r>
      <w:r w:rsidR="3BB2611B" w:rsidRPr="12C8683D">
        <w:t xml:space="preserve">s account was created. </w:t>
      </w:r>
    </w:p>
    <w:p w14:paraId="2254B932" w14:textId="0DCF49D9" w:rsidR="67EE1E2D" w:rsidRDefault="67EE1E2D">
      <w:pPr>
        <w:pStyle w:val="BodyText"/>
        <w:numPr>
          <w:ilvl w:val="0"/>
          <w:numId w:val="3"/>
        </w:numPr>
        <w:jc w:val="both"/>
        <w:pPrChange w:id="262" w:author="Khan, Ayesha" w:date="2026-04-04T03:44:00Z">
          <w:pPr>
            <w:pStyle w:val="BodyText"/>
            <w:numPr>
              <w:numId w:val="3"/>
            </w:numPr>
            <w:ind w:left="360" w:hanging="360"/>
          </w:pPr>
        </w:pPrChange>
      </w:pPr>
      <w:r w:rsidRPr="12C8683D">
        <w:t>Cash_Balance:</w:t>
      </w:r>
      <w:r w:rsidR="2968252C" w:rsidRPr="12C8683D">
        <w:t xml:space="preserve"> This is a float which stores the virtual currenc</w:t>
      </w:r>
      <w:r w:rsidR="5899DA14" w:rsidRPr="12C8683D">
        <w:t>y associated with a user’s account.</w:t>
      </w:r>
    </w:p>
    <w:p w14:paraId="4F8BECB8" w14:textId="7AC4ADC2" w:rsidR="07F18EC5" w:rsidRDefault="07F18EC5">
      <w:pPr>
        <w:pStyle w:val="BodyText"/>
        <w:numPr>
          <w:ilvl w:val="0"/>
          <w:numId w:val="3"/>
        </w:numPr>
        <w:jc w:val="both"/>
        <w:pPrChange w:id="263" w:author="Khan, Ayesha" w:date="2026-04-04T03:44:00Z">
          <w:pPr>
            <w:pStyle w:val="BodyText"/>
            <w:numPr>
              <w:numId w:val="3"/>
            </w:numPr>
            <w:ind w:left="360" w:hanging="360"/>
          </w:pPr>
        </w:pPrChange>
      </w:pPr>
      <w:r w:rsidRPr="12C8683D">
        <w:t>Side:</w:t>
      </w:r>
      <w:r w:rsidR="7ADAAA87" w:rsidRPr="12C8683D">
        <w:t xml:space="preserve"> This is a string which stores whether a security is “buy-side” or “sell-side”.</w:t>
      </w:r>
    </w:p>
    <w:p w14:paraId="482FA1A2" w14:textId="3C401E3B" w:rsidR="07F18EC5" w:rsidRDefault="07F18EC5">
      <w:pPr>
        <w:pStyle w:val="BodyText"/>
        <w:numPr>
          <w:ilvl w:val="0"/>
          <w:numId w:val="3"/>
        </w:numPr>
        <w:jc w:val="both"/>
        <w:pPrChange w:id="264" w:author="Khan, Ayesha" w:date="2026-04-04T03:44:00Z">
          <w:pPr>
            <w:pStyle w:val="BodyText"/>
            <w:numPr>
              <w:numId w:val="3"/>
            </w:numPr>
            <w:ind w:left="360" w:hanging="360"/>
          </w:pPr>
        </w:pPrChange>
      </w:pPr>
      <w:r w:rsidRPr="12C8683D">
        <w:t>Quantity:</w:t>
      </w:r>
      <w:r w:rsidR="6BA46786" w:rsidRPr="12C8683D">
        <w:t xml:space="preserve"> This is an int which stores the quantity of a given </w:t>
      </w:r>
      <w:r w:rsidR="1F856160" w:rsidRPr="12C8683D">
        <w:t>asset</w:t>
      </w:r>
      <w:r w:rsidR="6BA46786" w:rsidRPr="12C8683D">
        <w:t>.</w:t>
      </w:r>
    </w:p>
    <w:p w14:paraId="22A1F8BC" w14:textId="50DDEC4E" w:rsidR="07F18EC5" w:rsidRDefault="07F18EC5">
      <w:pPr>
        <w:pStyle w:val="BodyText"/>
        <w:numPr>
          <w:ilvl w:val="0"/>
          <w:numId w:val="3"/>
        </w:numPr>
        <w:jc w:val="both"/>
        <w:pPrChange w:id="265" w:author="Khan, Ayesha" w:date="2026-04-04T03:44:00Z">
          <w:pPr>
            <w:pStyle w:val="BodyText"/>
            <w:numPr>
              <w:numId w:val="3"/>
            </w:numPr>
            <w:ind w:left="360" w:hanging="360"/>
          </w:pPr>
        </w:pPrChange>
      </w:pPr>
      <w:r w:rsidRPr="12C8683D">
        <w:t>Price:</w:t>
      </w:r>
      <w:r w:rsidR="27D08D5E" w:rsidRPr="12C8683D">
        <w:t xml:space="preserve"> This is an int which sto</w:t>
      </w:r>
      <w:r w:rsidR="2B270B22" w:rsidRPr="12C8683D">
        <w:t>r</w:t>
      </w:r>
      <w:r w:rsidR="27D08D5E" w:rsidRPr="12C8683D">
        <w:t>es the price of a given asset.</w:t>
      </w:r>
    </w:p>
    <w:p w14:paraId="0DFA6469" w14:textId="5F751188" w:rsidR="461AECA6" w:rsidRDefault="461AECA6" w:rsidP="461AECA6">
      <w:pPr>
        <w:pStyle w:val="BodyText"/>
        <w:ind w:left="0"/>
      </w:pPr>
    </w:p>
    <w:p w14:paraId="56A83C5F" w14:textId="63E9285D" w:rsidR="2C68290D" w:rsidRDefault="2C68290D" w:rsidP="461AECA6">
      <w:pPr>
        <w:pStyle w:val="BodyText"/>
        <w:ind w:left="0"/>
        <w:rPr>
          <w:b/>
          <w:bCs/>
        </w:rPr>
      </w:pPr>
      <w:r w:rsidRPr="461AECA6">
        <w:rPr>
          <w:b/>
          <w:bCs/>
        </w:rPr>
        <w:t>Methods:</w:t>
      </w:r>
    </w:p>
    <w:p w14:paraId="1BB5DD16" w14:textId="3D5CA5D4" w:rsidR="461AECA6" w:rsidRDefault="37C1C9BA">
      <w:pPr>
        <w:pStyle w:val="BodyText"/>
        <w:numPr>
          <w:ilvl w:val="0"/>
          <w:numId w:val="4"/>
        </w:numPr>
        <w:pPrChange w:id="266" w:author="Khan, Ayesha" w:date="2026-04-04T03:44:00Z">
          <w:pPr>
            <w:pStyle w:val="BodyText"/>
            <w:numPr>
              <w:numId w:val="4"/>
            </w:numPr>
            <w:ind w:left="360" w:hanging="360"/>
            <w:jc w:val="both"/>
          </w:pPr>
        </w:pPrChange>
      </w:pPr>
      <w:r w:rsidRPr="12C8683D">
        <w:t>Insert</w:t>
      </w:r>
      <w:r w:rsidR="36E94B9C" w:rsidRPr="12C8683D">
        <w:t xml:space="preserve"> </w:t>
      </w:r>
      <w:r w:rsidRPr="12C8683D">
        <w:t>Asset: This method will retrieve a company’s name and ticker symbol from the Yahoo! Finance API</w:t>
      </w:r>
      <w:r w:rsidR="5B75DE95" w:rsidRPr="12C8683D">
        <w:t xml:space="preserve"> and store it into the Assets table.</w:t>
      </w:r>
    </w:p>
    <w:p w14:paraId="66D417D3" w14:textId="6733DFAC" w:rsidR="461AECA6" w:rsidRDefault="5A45312B">
      <w:pPr>
        <w:pStyle w:val="BodyText"/>
        <w:numPr>
          <w:ilvl w:val="0"/>
          <w:numId w:val="4"/>
        </w:numPr>
        <w:pPrChange w:id="267" w:author="Khan, Ayesha" w:date="2026-04-04T03:44:00Z">
          <w:pPr>
            <w:pStyle w:val="BodyText"/>
            <w:numPr>
              <w:numId w:val="4"/>
            </w:numPr>
            <w:ind w:left="360" w:hanging="360"/>
            <w:jc w:val="both"/>
          </w:pPr>
        </w:pPrChange>
      </w:pPr>
      <w:r w:rsidRPr="12C8683D">
        <w:lastRenderedPageBreak/>
        <w:t>Insert</w:t>
      </w:r>
      <w:r w:rsidR="7D81F891" w:rsidRPr="12C8683D">
        <w:t xml:space="preserve"> </w:t>
      </w:r>
      <w:r w:rsidRPr="12C8683D">
        <w:t xml:space="preserve">Price: This method will retrieve a company’s assets and store it </w:t>
      </w:r>
      <w:r w:rsidR="22344C1A" w:rsidRPr="12C8683D">
        <w:t>as a new row in the Prices table.</w:t>
      </w:r>
    </w:p>
    <w:p w14:paraId="12BA4E3A" w14:textId="24D0E344" w:rsidR="461AECA6" w:rsidRDefault="22344C1A">
      <w:pPr>
        <w:pStyle w:val="BodyText"/>
        <w:numPr>
          <w:ilvl w:val="0"/>
          <w:numId w:val="4"/>
        </w:numPr>
        <w:pPrChange w:id="268" w:author="Khan, Ayesha" w:date="2026-04-04T03:44:00Z">
          <w:pPr>
            <w:pStyle w:val="BodyText"/>
            <w:numPr>
              <w:numId w:val="4"/>
            </w:numPr>
            <w:ind w:left="360" w:hanging="360"/>
            <w:jc w:val="both"/>
          </w:pPr>
        </w:pPrChange>
      </w:pPr>
      <w:r w:rsidRPr="12C8683D">
        <w:t>Insert</w:t>
      </w:r>
      <w:r w:rsidR="2FD40E4F" w:rsidRPr="12C8683D">
        <w:t xml:space="preserve"> </w:t>
      </w:r>
      <w:r w:rsidRPr="12C8683D">
        <w:t>Trade: This method will retrieve information about a user’s trades and store it into the Trades table.</w:t>
      </w:r>
    </w:p>
    <w:p w14:paraId="6528CF09" w14:textId="6EFC42E4" w:rsidR="461AECA6" w:rsidRDefault="44FBE6BD">
      <w:pPr>
        <w:pStyle w:val="BodyText"/>
        <w:numPr>
          <w:ilvl w:val="0"/>
          <w:numId w:val="4"/>
        </w:numPr>
        <w:pPrChange w:id="269" w:author="Khan, Ayesha" w:date="2026-04-04T03:44:00Z">
          <w:pPr>
            <w:pStyle w:val="BodyText"/>
            <w:numPr>
              <w:numId w:val="4"/>
            </w:numPr>
            <w:ind w:left="360" w:hanging="360"/>
            <w:jc w:val="both"/>
          </w:pPr>
        </w:pPrChange>
      </w:pPr>
      <w:r w:rsidRPr="12C8683D">
        <w:t>Get</w:t>
      </w:r>
      <w:r w:rsidR="5FCF3128" w:rsidRPr="12C8683D">
        <w:t xml:space="preserve"> </w:t>
      </w:r>
      <w:r w:rsidRPr="12C8683D">
        <w:t>Asset</w:t>
      </w:r>
      <w:r w:rsidR="6DDA1B03" w:rsidRPr="12C8683D">
        <w:t xml:space="preserve"> by Symbol: This method will </w:t>
      </w:r>
      <w:r w:rsidR="30C4DAC8" w:rsidRPr="12C8683D">
        <w:t xml:space="preserve">return </w:t>
      </w:r>
      <w:r w:rsidR="6DDA1B03" w:rsidRPr="12C8683D">
        <w:t xml:space="preserve">an asset that matches an input query of a company’s ticker </w:t>
      </w:r>
      <w:r w:rsidR="36E16291" w:rsidRPr="12C8683D">
        <w:t>symbol</w:t>
      </w:r>
      <w:r w:rsidR="6DDA1B03" w:rsidRPr="12C8683D">
        <w:t>.</w:t>
      </w:r>
    </w:p>
    <w:p w14:paraId="2CFD1406" w14:textId="5DF9D1C9" w:rsidR="461AECA6" w:rsidRDefault="0018D779">
      <w:pPr>
        <w:pStyle w:val="BodyText"/>
        <w:numPr>
          <w:ilvl w:val="0"/>
          <w:numId w:val="4"/>
        </w:numPr>
        <w:pPrChange w:id="270" w:author="Khan, Ayesha" w:date="2026-04-04T03:44:00Z">
          <w:pPr>
            <w:pStyle w:val="BodyText"/>
            <w:numPr>
              <w:numId w:val="4"/>
            </w:numPr>
            <w:ind w:left="360" w:hanging="360"/>
            <w:jc w:val="both"/>
          </w:pPr>
        </w:pPrChange>
      </w:pPr>
      <w:r w:rsidRPr="12C8683D">
        <w:t>Get Latest Price: This method will return the most recent price record of an asset, which shall include the Timestamp, Open, High, Low, Close, and Volume attributes.</w:t>
      </w:r>
    </w:p>
    <w:p w14:paraId="445ED9AE" w14:textId="4BDBA8CC" w:rsidR="461AECA6" w:rsidRDefault="4756D92B">
      <w:pPr>
        <w:pStyle w:val="BodyText"/>
        <w:numPr>
          <w:ilvl w:val="0"/>
          <w:numId w:val="4"/>
        </w:numPr>
        <w:pPrChange w:id="271" w:author="Khan, Ayesha" w:date="2026-04-04T03:44:00Z">
          <w:pPr>
            <w:pStyle w:val="BodyText"/>
            <w:numPr>
              <w:numId w:val="4"/>
            </w:numPr>
            <w:ind w:left="360" w:hanging="360"/>
            <w:jc w:val="both"/>
          </w:pPr>
        </w:pPrChange>
      </w:pPr>
      <w:r w:rsidRPr="12C8683D">
        <w:t>Get Price History: This method will return the historical stock record of an asset, which shall include the Timestamp, Open, High, Low, Close, and Volume attributes.</w:t>
      </w:r>
    </w:p>
    <w:p w14:paraId="323CF87A" w14:textId="3FE61891" w:rsidR="461AECA6" w:rsidRDefault="4756D92B">
      <w:pPr>
        <w:pStyle w:val="BodyText"/>
        <w:numPr>
          <w:ilvl w:val="0"/>
          <w:numId w:val="4"/>
        </w:numPr>
        <w:pPrChange w:id="272" w:author="Khan, Ayesha" w:date="2026-04-04T03:44:00Z">
          <w:pPr>
            <w:pStyle w:val="BodyText"/>
            <w:numPr>
              <w:numId w:val="4"/>
            </w:numPr>
            <w:ind w:left="360" w:hanging="360"/>
            <w:jc w:val="both"/>
          </w:pPr>
        </w:pPrChange>
      </w:pPr>
      <w:r w:rsidRPr="12C8683D">
        <w:t xml:space="preserve">Get Account: This method will return details about a user’s account, which shall include the Cash_Balance and </w:t>
      </w:r>
      <w:r w:rsidR="531FC413" w:rsidRPr="12C8683D">
        <w:t xml:space="preserve">Created_At attributes. </w:t>
      </w:r>
    </w:p>
    <w:p w14:paraId="0ED7D4D1" w14:textId="333CB12B" w:rsidR="461AECA6" w:rsidRDefault="683CB052">
      <w:pPr>
        <w:pStyle w:val="BodyText"/>
        <w:numPr>
          <w:ilvl w:val="0"/>
          <w:numId w:val="4"/>
        </w:numPr>
        <w:pPrChange w:id="273" w:author="Khan, Ayesha" w:date="2026-04-04T03:44:00Z">
          <w:pPr>
            <w:pStyle w:val="BodyText"/>
            <w:numPr>
              <w:numId w:val="4"/>
            </w:numPr>
            <w:ind w:left="360" w:hanging="360"/>
            <w:jc w:val="both"/>
          </w:pPr>
        </w:pPrChange>
      </w:pPr>
      <w:r w:rsidRPr="12C8683D">
        <w:t>Create User: This method will insert a new entry into the Accounts table when a new user account is registered.</w:t>
      </w:r>
    </w:p>
    <w:p w14:paraId="489D192D" w14:textId="0459D9E6" w:rsidR="461AECA6" w:rsidRDefault="461AECA6" w:rsidP="12C8683D"/>
    <w:p w14:paraId="7B689AA1" w14:textId="0160570F" w:rsidR="00886772" w:rsidRDefault="00886772" w:rsidP="00886772">
      <w:pPr>
        <w:pStyle w:val="Heading1"/>
      </w:pPr>
      <w:bookmarkStart w:id="274" w:name="_Toc226152946"/>
      <w:commentRangeStart w:id="275"/>
      <w:r>
        <w:t>User Interface Design</w:t>
      </w:r>
      <w:bookmarkEnd w:id="274"/>
      <w:commentRangeEnd w:id="275"/>
      <w:r w:rsidR="000B2DBF">
        <w:rPr>
          <w:rStyle w:val="CommentReference"/>
          <w:rFonts w:ascii="Times New Roman" w:hAnsi="Times New Roman"/>
          <w:b w:val="0"/>
        </w:rPr>
        <w:commentReference w:id="275"/>
      </w:r>
    </w:p>
    <w:p w14:paraId="4D148F90" w14:textId="658A00E0" w:rsidR="610E0315" w:rsidRDefault="610E0315">
      <w:pPr>
        <w:pStyle w:val="BodyText"/>
        <w:ind w:left="0"/>
        <w:pPrChange w:id="276" w:author="Khan, Ayesha" w:date="2026-04-03T23:15:00Z">
          <w:pPr>
            <w:pStyle w:val="InfoBlue"/>
          </w:pPr>
        </w:pPrChange>
      </w:pPr>
      <w:r>
        <w:t>The user interface of the Omnium system is designed to provide a structured, modular, and user-friendly trading dashboard environment. The interface is organized into multiple distinct regions to ensure clarity, usability, and efficient interaction with the system components.</w:t>
      </w:r>
      <w:commentRangeStart w:id="277"/>
      <w:r w:rsidR="2E5E16D9">
        <w:t>\</w:t>
      </w:r>
      <w:commentRangeEnd w:id="277"/>
      <w:r w:rsidR="003B6814">
        <w:rPr>
          <w:rStyle w:val="CommentReference"/>
          <w:sz w:val="20"/>
          <w:szCs w:val="20"/>
        </w:rPr>
        <w:commentReference w:id="277"/>
      </w:r>
    </w:p>
    <w:p w14:paraId="2B1123BF" w14:textId="5CAAFEE8" w:rsidR="2E5E16D9" w:rsidRDefault="2E5E16D9" w:rsidP="461AECA6">
      <w:pPr>
        <w:pStyle w:val="BodyText"/>
        <w:ind w:left="0"/>
      </w:pPr>
      <w:r>
        <w:t>The user interface is composed of the following primary elements:</w:t>
      </w:r>
    </w:p>
    <w:p w14:paraId="010B913F" w14:textId="0931BA30" w:rsidR="2E5E16D9" w:rsidRDefault="2E5E16D9" w:rsidP="461AECA6">
      <w:pPr>
        <w:pStyle w:val="Heading2"/>
      </w:pPr>
      <w:bookmarkStart w:id="278" w:name="_Toc226152947"/>
      <w:r>
        <w:t>Top Navigation Bar</w:t>
      </w:r>
      <w:bookmarkEnd w:id="278"/>
    </w:p>
    <w:p w14:paraId="372FC580" w14:textId="3156BEA4" w:rsidR="2E5E16D9" w:rsidRDefault="2E5E16D9" w:rsidP="12C8683D">
      <w:r>
        <w:t>The top navigation bar is p</w:t>
      </w:r>
      <w:del w:id="279" w:author="Khan, Ayesha" w:date="2026-04-03T23:15:00Z" w16du:dateUtc="2026-04-03T23:15:35Z">
        <w:r w:rsidDel="2E5E16D9">
          <w:delText>r</w:delText>
        </w:r>
      </w:del>
      <w:r>
        <w:t>ositioned at the upper section of the application window. It is used to display system-level information and provide access to global system functions. The bar includes elements such as account information, ordered management acce</w:t>
      </w:r>
      <w:ins w:id="280" w:author="Khan, Ayesha" w:date="2026-04-03T23:15:00Z" w16du:dateUtc="2026-04-03T23:15:37Z">
        <w:r w:rsidR="22DD8E36">
          <w:t>s</w:t>
        </w:r>
      </w:ins>
      <w:r>
        <w:t xml:space="preserve">s, and system status indicators. Critical values, such as profit and loss, </w:t>
      </w:r>
      <w:r w:rsidR="155EEDF7">
        <w:t>are displayed to en</w:t>
      </w:r>
      <w:r w:rsidR="0525BFDF">
        <w:t>sure that users can continuously monitor important metrics.</w:t>
      </w:r>
    </w:p>
    <w:p w14:paraId="1B3BE205" w14:textId="5D265AB5" w:rsidR="560EFE2D" w:rsidRDefault="560EFE2D" w:rsidP="461AECA6">
      <w:pPr>
        <w:pStyle w:val="Heading2"/>
      </w:pPr>
      <w:bookmarkStart w:id="281" w:name="_Toc226152948"/>
      <w:r>
        <w:t>Ticker Tab Bar</w:t>
      </w:r>
      <w:bookmarkEnd w:id="281"/>
    </w:p>
    <w:p w14:paraId="246BF1A1" w14:textId="5B99F96F" w:rsidR="560EFE2D" w:rsidRDefault="560EFE2D" w:rsidP="12C8683D">
      <w:r>
        <w:t>The ticker tab bar is located directly below the top navigation bar. It is used to manage multiple trading contexts within the system. Each tab represents a specific financial asset, identified by its ticker sy</w:t>
      </w:r>
      <w:r w:rsidR="292E466B">
        <w:t xml:space="preserve">mbol. The user is able to switch between tabs to view different datasets and decision modules. The interface supports the dynamic </w:t>
      </w:r>
      <w:r w:rsidR="7BA87BD0">
        <w:t>addition</w:t>
      </w:r>
      <w:r w:rsidR="292E466B">
        <w:t xml:space="preserve"> and removal </w:t>
      </w:r>
      <w:r w:rsidR="42AF3AD6">
        <w:t>of tabs, allowing users to customize their workflow.</w:t>
      </w:r>
    </w:p>
    <w:p w14:paraId="183E2B33" w14:textId="5C946600" w:rsidR="1DF2F206" w:rsidRDefault="1DF2F206" w:rsidP="461AECA6">
      <w:pPr>
        <w:pStyle w:val="Heading2"/>
      </w:pPr>
      <w:bookmarkStart w:id="282" w:name="_Toc226152949"/>
      <w:r>
        <w:t>Sidebar</w:t>
      </w:r>
      <w:r w:rsidR="42AF3AD6">
        <w:t xml:space="preserve"> Navigation</w:t>
      </w:r>
      <w:bookmarkEnd w:id="282"/>
    </w:p>
    <w:p w14:paraId="335AD955" w14:textId="3B1C9DC3" w:rsidR="42AF3AD6" w:rsidRDefault="42AF3AD6" w:rsidP="12C8683D">
      <w:pPr>
        <w:jc w:val="both"/>
      </w:pPr>
      <w:r>
        <w:t xml:space="preserve">A vertical sidebar is provided on the left side of the interface. The sidebar is used to access key system functionalities, including watchlist management, asset search, and decision module selection. The layout of the sidebar is designed to minimize visual clutter while maintaining accessibility. Each navigation option is clearly </w:t>
      </w:r>
      <w:r w:rsidR="07868FED">
        <w:t>labeled</w:t>
      </w:r>
      <w:r>
        <w:t xml:space="preserve"> to improve usability.</w:t>
      </w:r>
    </w:p>
    <w:p w14:paraId="299331F0" w14:textId="2E1966AC" w:rsidR="68291F46" w:rsidRDefault="68291F46" w:rsidP="461AECA6">
      <w:pPr>
        <w:pStyle w:val="Heading2"/>
      </w:pPr>
      <w:bookmarkStart w:id="283" w:name="_Toc226152950"/>
      <w:r>
        <w:t>Dashboard Panel Area</w:t>
      </w:r>
      <w:bookmarkEnd w:id="283"/>
    </w:p>
    <w:p w14:paraId="47A47F63" w14:textId="23530E21" w:rsidR="68291F46" w:rsidRDefault="68291F46" w:rsidP="12C8683D">
      <w:pPr>
        <w:spacing w:after="240"/>
        <w:jc w:val="both"/>
      </w:pPr>
      <w:r>
        <w:t xml:space="preserve">The central portion of the interface is dedicated to the dashboard panel area. This area contains modular panels that display various types of trading-related data and tools. Each panel is designed as a reusable </w:t>
      </w:r>
      <w:r w:rsidR="7E39639C">
        <w:t>component</w:t>
      </w:r>
      <w:r>
        <w:t xml:space="preserve"> with a consistent </w:t>
      </w:r>
      <w:r w:rsidR="5A8E6D64">
        <w:t>structure,</w:t>
      </w:r>
      <w:r>
        <w:t xml:space="preserve"> including a header section and content section.</w:t>
      </w:r>
    </w:p>
    <w:p w14:paraId="2723308B" w14:textId="21F45535" w:rsidR="68291F46" w:rsidRDefault="68291F46">
      <w:pPr>
        <w:jc w:val="both"/>
        <w:pPrChange w:id="284" w:author="Khan, Ayesha" w:date="2026-04-03T23:23:00Z">
          <w:pPr/>
        </w:pPrChange>
      </w:pPr>
      <w:r>
        <w:t xml:space="preserve">The system supports dynamic interaction with panels. Panels may be </w:t>
      </w:r>
      <w:r w:rsidR="10030019">
        <w:t>repositioned</w:t>
      </w:r>
      <w:r>
        <w:t xml:space="preserve"> within the </w:t>
      </w:r>
      <w:r w:rsidR="426364AB">
        <w:t>dashboard</w:t>
      </w:r>
      <w:r>
        <w:t xml:space="preserve"> using drag-and-drop functionality. The layout follows a grid-based structure to maintain alignment and organization. This design allows users</w:t>
      </w:r>
      <w:r w:rsidR="5ECBBC16">
        <w:t xml:space="preserve"> </w:t>
      </w:r>
      <w:r>
        <w:t xml:space="preserve">to configure the dashboard </w:t>
      </w:r>
      <w:r w:rsidR="078B26C1">
        <w:t>according</w:t>
      </w:r>
      <w:r>
        <w:t xml:space="preserve"> to their analytical needs.</w:t>
      </w:r>
    </w:p>
    <w:p w14:paraId="2D270CE4" w14:textId="11B9E90E" w:rsidR="72E6A9B5" w:rsidRDefault="72E6A9B5" w:rsidP="461AECA6">
      <w:pPr>
        <w:pStyle w:val="Heading2"/>
      </w:pPr>
      <w:bookmarkStart w:id="285" w:name="_Toc226152951"/>
      <w:r>
        <w:t>Visual Design Characteristics</w:t>
      </w:r>
      <w:bookmarkEnd w:id="285"/>
    </w:p>
    <w:p w14:paraId="5556B14A" w14:textId="6685F700" w:rsidR="72E6A9B5" w:rsidRDefault="72E6A9B5" w:rsidP="12C8683D">
      <w:pPr>
        <w:spacing w:after="240"/>
        <w:jc w:val="both"/>
      </w:pPr>
      <w:r>
        <w:t xml:space="preserve">The user interface utilizes a dark-themed color scheme to reduce eye strain during extended usage. A gradient background is applied to </w:t>
      </w:r>
      <w:r w:rsidR="2483028D">
        <w:t>enhance</w:t>
      </w:r>
      <w:r>
        <w:t xml:space="preserve"> visual depth. Panels include borders and subtle shadow effects to distinguish them </w:t>
      </w:r>
      <w:r>
        <w:lastRenderedPageBreak/>
        <w:t>from the background.</w:t>
      </w:r>
    </w:p>
    <w:p w14:paraId="5562D543" w14:textId="6CEA4D54" w:rsidR="72E6A9B5" w:rsidRDefault="72E6A9B5" w:rsidP="461AECA6">
      <w:r>
        <w:t xml:space="preserve">Interactive elements, such as buttons and tabs, </w:t>
      </w:r>
      <w:r w:rsidR="07D6815F">
        <w:t>provide</w:t>
      </w:r>
      <w:r>
        <w:t xml:space="preserve"> visual feedback when selected or hovered over. These visual cues improve user </w:t>
      </w:r>
      <w:r w:rsidR="5EF1A540">
        <w:t>awareness</w:t>
      </w:r>
      <w:r>
        <w:t xml:space="preserve"> of system interactions.</w:t>
      </w:r>
    </w:p>
    <w:p w14:paraId="471CCEDB" w14:textId="730301AF" w:rsidR="72E6A9B5" w:rsidRDefault="72E6A9B5" w:rsidP="461AECA6">
      <w:pPr>
        <w:pStyle w:val="Heading2"/>
      </w:pPr>
      <w:bookmarkStart w:id="286" w:name="_Toc226152952"/>
      <w:r>
        <w:t>Design Rationale</w:t>
      </w:r>
      <w:bookmarkEnd w:id="286"/>
    </w:p>
    <w:p w14:paraId="26270FB7" w14:textId="2657828D" w:rsidR="72E6A9B5" w:rsidRDefault="72E6A9B5" w:rsidP="12C8683D">
      <w:r>
        <w:t>The design of the user interface is based on the following principles:</w:t>
      </w:r>
    </w:p>
    <w:p w14:paraId="0325B6C0" w14:textId="55AF1481" w:rsidR="72E6A9B5" w:rsidRDefault="72E6A9B5" w:rsidP="461AECA6">
      <w:pPr>
        <w:pStyle w:val="ListParagraph"/>
        <w:numPr>
          <w:ilvl w:val="0"/>
          <w:numId w:val="5"/>
        </w:numPr>
      </w:pPr>
      <w:r>
        <w:t xml:space="preserve">The interface shall provide a clear separation between navigation </w:t>
      </w:r>
      <w:r w:rsidR="12404280">
        <w:t>components</w:t>
      </w:r>
      <w:r>
        <w:t xml:space="preserve"> and data display areas.</w:t>
      </w:r>
    </w:p>
    <w:p w14:paraId="7CA689D8" w14:textId="5A4320A9" w:rsidR="72E6A9B5" w:rsidRDefault="72E6A9B5" w:rsidP="461AECA6">
      <w:pPr>
        <w:pStyle w:val="ListParagraph"/>
        <w:numPr>
          <w:ilvl w:val="0"/>
          <w:numId w:val="5"/>
        </w:numPr>
      </w:pPr>
      <w:r>
        <w:t>The interface shall support user customization through modular panel management.</w:t>
      </w:r>
    </w:p>
    <w:p w14:paraId="0BF4287C" w14:textId="0F09BB5F" w:rsidR="72E6A9B5" w:rsidRDefault="72E6A9B5" w:rsidP="461AECA6">
      <w:pPr>
        <w:pStyle w:val="ListParagraph"/>
        <w:numPr>
          <w:ilvl w:val="0"/>
          <w:numId w:val="5"/>
        </w:numPr>
      </w:pPr>
      <w:r>
        <w:t>The interface shall maintain consistency across all compone</w:t>
      </w:r>
      <w:r w:rsidR="4DD90DB5">
        <w:t>n</w:t>
      </w:r>
      <w:r>
        <w:t>ts to improve usability.</w:t>
      </w:r>
    </w:p>
    <w:p w14:paraId="2E784219" w14:textId="3D213B6D" w:rsidR="72E6A9B5" w:rsidRDefault="72E6A9B5" w:rsidP="461AECA6">
      <w:pPr>
        <w:pStyle w:val="ListParagraph"/>
        <w:numPr>
          <w:ilvl w:val="0"/>
          <w:numId w:val="5"/>
        </w:numPr>
        <w:spacing w:after="240"/>
      </w:pPr>
      <w:r>
        <w:t>The interface shall support scalability to allow future in</w:t>
      </w:r>
      <w:r w:rsidR="20A9DAAC">
        <w:t>t</w:t>
      </w:r>
      <w:r>
        <w:t>egration of additional modules.</w:t>
      </w:r>
    </w:p>
    <w:p w14:paraId="6386A4CF" w14:textId="32E3A585" w:rsidR="72E6A9B5" w:rsidRDefault="72E6A9B5" w:rsidP="461AECA6">
      <w:r>
        <w:t>These design principles ensure that the system remains flexible, maintainable, and easy to use.</w:t>
      </w:r>
    </w:p>
    <w:p w14:paraId="67339F2F" w14:textId="71EEBE39" w:rsidR="461AECA6" w:rsidRDefault="461AECA6" w:rsidP="461AECA6"/>
    <w:p w14:paraId="56BF08C8" w14:textId="2DBCF764" w:rsidR="461AECA6" w:rsidRDefault="461AECA6" w:rsidP="461AECA6"/>
    <w:p w14:paraId="7B9CFFFB" w14:textId="12E8E016" w:rsidR="461AECA6" w:rsidRDefault="461AECA6" w:rsidP="461AECA6">
      <w:pPr>
        <w:pStyle w:val="BodyText"/>
        <w:ind w:left="0"/>
      </w:pPr>
    </w:p>
    <w:p w14:paraId="7097165C" w14:textId="77777777" w:rsidR="00FD114C" w:rsidRPr="00FD114C" w:rsidRDefault="00FD114C" w:rsidP="00732391">
      <w:pPr>
        <w:pStyle w:val="BodyText"/>
        <w:ind w:left="0"/>
      </w:pPr>
    </w:p>
    <w:p w14:paraId="5BEDCB21" w14:textId="4D32E917" w:rsidR="00A50C2C" w:rsidRDefault="00A50C2C" w:rsidP="007E52CE">
      <w:pPr>
        <w:pStyle w:val="BodyText"/>
        <w:ind w:left="0"/>
        <w:rPr>
          <w:lang w:val="en-GB"/>
        </w:rPr>
      </w:pPr>
    </w:p>
    <w:p w14:paraId="485581CC" w14:textId="2B4D0EFD" w:rsidR="00A50C2C" w:rsidRDefault="00A50C2C">
      <w:pPr>
        <w:widowControl/>
        <w:spacing w:line="240" w:lineRule="auto"/>
        <w:rPr>
          <w:lang w:val="en-GB"/>
        </w:rPr>
      </w:pPr>
    </w:p>
    <w:p w14:paraId="6C011ACA" w14:textId="77777777" w:rsidR="00495379" w:rsidRDefault="00495379" w:rsidP="00495379">
      <w:pPr>
        <w:pStyle w:val="Heading1"/>
        <w:numPr>
          <w:ilvl w:val="0"/>
          <w:numId w:val="0"/>
        </w:numPr>
        <w:ind w:left="720" w:hanging="720"/>
        <w:sectPr w:rsidR="00495379" w:rsidSect="00495379">
          <w:headerReference w:type="default" r:id="rId13"/>
          <w:footerReference w:type="default" r:id="rId14"/>
          <w:pgSz w:w="12240" w:h="15840" w:code="1"/>
          <w:pgMar w:top="1440" w:right="1440" w:bottom="1440" w:left="1440" w:header="720" w:footer="720" w:gutter="0"/>
          <w:cols w:space="720"/>
          <w:docGrid w:linePitch="272"/>
        </w:sectPr>
      </w:pPr>
    </w:p>
    <w:p w14:paraId="16C74136" w14:textId="1BB70EEE" w:rsidR="0082017F" w:rsidRDefault="0082017F" w:rsidP="0082017F">
      <w:pPr>
        <w:pStyle w:val="Heading1"/>
      </w:pPr>
      <w:bookmarkStart w:id="293" w:name="_Toc226152953"/>
      <w:r w:rsidRPr="12C8683D">
        <w:rPr>
          <w:lang w:val="en-GB"/>
        </w:rPr>
        <w:lastRenderedPageBreak/>
        <w:t xml:space="preserve">Appendix </w:t>
      </w:r>
      <w:r w:rsidR="008A07FF" w:rsidRPr="12C8683D">
        <w:rPr>
          <w:lang w:val="en-GB"/>
        </w:rPr>
        <w:t>A</w:t>
      </w:r>
      <w:r w:rsidRPr="12C8683D">
        <w:rPr>
          <w:lang w:val="en-GB"/>
        </w:rPr>
        <w:t xml:space="preserve"> – </w:t>
      </w:r>
      <w:r w:rsidR="00495379" w:rsidRPr="12C8683D">
        <w:rPr>
          <w:lang w:val="en-GB"/>
        </w:rPr>
        <w:t>Class Diagram of the Software System</w:t>
      </w:r>
      <w:bookmarkEnd w:id="293"/>
    </w:p>
    <w:p w14:paraId="21E315EF" w14:textId="3555FFFD" w:rsidR="00495379" w:rsidRDefault="7F18B0B6" w:rsidP="12C8683D">
      <w:pPr>
        <w:pStyle w:val="BodyText"/>
      </w:pPr>
      <w:commentRangeStart w:id="294"/>
      <w:r>
        <w:rPr>
          <w:noProof/>
        </w:rPr>
        <w:drawing>
          <wp:inline distT="0" distB="0" distL="0" distR="0" wp14:anchorId="705A8828" wp14:editId="524CE23C">
            <wp:extent cx="4204647" cy="4798962"/>
            <wp:effectExtent l="0" t="0" r="0" b="0"/>
            <wp:docPr id="1235916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6095" name="Picture 1235916095"/>
                    <pic:cNvPicPr/>
                  </pic:nvPicPr>
                  <pic:blipFill>
                    <a:blip r:embed="rId15">
                      <a:extLst>
                        <a:ext uri="{28A0092B-C50C-407E-A947-70E740481C1C}">
                          <a14:useLocalDpi xmlns:a14="http://schemas.microsoft.com/office/drawing/2010/main"/>
                        </a:ext>
                      </a:extLst>
                    </a:blip>
                    <a:stretch>
                      <a:fillRect/>
                    </a:stretch>
                  </pic:blipFill>
                  <pic:spPr>
                    <a:xfrm>
                      <a:off x="0" y="0"/>
                      <a:ext cx="4204647" cy="4798962"/>
                    </a:xfrm>
                    <a:prstGeom prst="rect">
                      <a:avLst/>
                    </a:prstGeom>
                  </pic:spPr>
                </pic:pic>
              </a:graphicData>
            </a:graphic>
          </wp:inline>
        </w:drawing>
      </w:r>
      <w:commentRangeEnd w:id="294"/>
      <w:r w:rsidR="005A39F1">
        <w:rPr>
          <w:rStyle w:val="CommentReference"/>
          <w:sz w:val="20"/>
          <w:szCs w:val="20"/>
        </w:rPr>
        <w:commentReference w:id="294"/>
      </w:r>
    </w:p>
    <w:p w14:paraId="69B5A0D3" w14:textId="5D78EF0E" w:rsidR="00495379" w:rsidRDefault="00495379" w:rsidP="12C8683D">
      <w:pPr>
        <w:pStyle w:val="BodyText"/>
        <w:sectPr w:rsidR="00495379" w:rsidSect="00495379">
          <w:pgSz w:w="15840" w:h="12240" w:orient="landscape" w:code="1"/>
          <w:pgMar w:top="1440" w:right="1440" w:bottom="1440" w:left="1440" w:header="720" w:footer="720" w:gutter="0"/>
          <w:cols w:space="720"/>
          <w:docGrid w:linePitch="272"/>
        </w:sectPr>
      </w:pPr>
    </w:p>
    <w:p w14:paraId="22C6D682" w14:textId="672C979E" w:rsidR="00F439BE" w:rsidRDefault="00F439BE" w:rsidP="00F439BE">
      <w:pPr>
        <w:pStyle w:val="Heading1"/>
      </w:pPr>
      <w:bookmarkStart w:id="295" w:name="_Toc226152954"/>
      <w:commentRangeStart w:id="296"/>
      <w:r w:rsidRPr="12C8683D">
        <w:rPr>
          <w:lang w:val="en-GB"/>
        </w:rPr>
        <w:lastRenderedPageBreak/>
        <w:t xml:space="preserve">Appendix </w:t>
      </w:r>
      <w:r w:rsidR="008A07FF" w:rsidRPr="12C8683D">
        <w:rPr>
          <w:lang w:val="en-GB"/>
        </w:rPr>
        <w:t>B</w:t>
      </w:r>
      <w:r w:rsidRPr="12C8683D">
        <w:rPr>
          <w:lang w:val="en-GB"/>
        </w:rPr>
        <w:t xml:space="preserve"> – User Interfaces</w:t>
      </w:r>
      <w:bookmarkEnd w:id="295"/>
      <w:commentRangeEnd w:id="296"/>
      <w:r w:rsidR="00293261">
        <w:rPr>
          <w:rStyle w:val="CommentReference"/>
          <w:sz w:val="24"/>
          <w:szCs w:val="20"/>
        </w:rPr>
        <w:commentReference w:id="296"/>
      </w:r>
    </w:p>
    <w:p w14:paraId="03F8E257" w14:textId="66B8B90D" w:rsidR="00F439BE" w:rsidRPr="007E52CE" w:rsidRDefault="61F23AC2" w:rsidP="00F439BE">
      <w:r>
        <w:t>Foll</w:t>
      </w:r>
      <w:r w:rsidR="2248C128">
        <w:t>o</w:t>
      </w:r>
      <w:r>
        <w:t>wing are some user interface pictures of the system:</w:t>
      </w:r>
    </w:p>
    <w:p w14:paraId="02F49730" w14:textId="0012973D" w:rsidR="461AECA6" w:rsidRDefault="461AECA6"/>
    <w:p w14:paraId="5956F02E" w14:textId="165BBBF5" w:rsidR="61F23AC2" w:rsidRDefault="61F23AC2" w:rsidP="461AECA6">
      <w:r>
        <w:rPr>
          <w:noProof/>
        </w:rPr>
        <w:drawing>
          <wp:inline distT="0" distB="0" distL="0" distR="0" wp14:anchorId="3C00179F" wp14:editId="3BD06CB3">
            <wp:extent cx="7910769" cy="4513900"/>
            <wp:effectExtent l="0" t="0" r="0" b="0"/>
            <wp:docPr id="54644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8864" name="Picture 546448864"/>
                    <pic:cNvPicPr/>
                  </pic:nvPicPr>
                  <pic:blipFill>
                    <a:blip r:embed="rId16">
                      <a:extLst>
                        <a:ext uri="{28A0092B-C50C-407E-A947-70E740481C1C}">
                          <a14:useLocalDpi xmlns:a14="http://schemas.microsoft.com/office/drawing/2010/main"/>
                        </a:ext>
                      </a:extLst>
                    </a:blip>
                    <a:stretch>
                      <a:fillRect/>
                    </a:stretch>
                  </pic:blipFill>
                  <pic:spPr>
                    <a:xfrm>
                      <a:off x="0" y="0"/>
                      <a:ext cx="7910769" cy="4513900"/>
                    </a:xfrm>
                    <a:prstGeom prst="rect">
                      <a:avLst/>
                    </a:prstGeom>
                  </pic:spPr>
                </pic:pic>
              </a:graphicData>
            </a:graphic>
          </wp:inline>
        </w:drawing>
      </w:r>
    </w:p>
    <w:p w14:paraId="7E0FC326" w14:textId="7495FE16" w:rsidR="00F439BE" w:rsidRDefault="61F23AC2" w:rsidP="461AECA6">
      <w:r w:rsidRPr="12C8683D">
        <w:t xml:space="preserve">Figure 1: Fresh Dashboard </w:t>
      </w:r>
      <w:proofErr w:type="gramStart"/>
      <w:r w:rsidR="75D302AD" w:rsidRPr="12C8683D">
        <w:t>With</w:t>
      </w:r>
      <w:proofErr w:type="gramEnd"/>
      <w:r w:rsidR="75D302AD" w:rsidRPr="12C8683D">
        <w:t xml:space="preserve"> No Active Panels</w:t>
      </w:r>
    </w:p>
    <w:p w14:paraId="3DBE74B4" w14:textId="350FA125" w:rsidR="00F439BE" w:rsidRDefault="75D302AD" w:rsidP="00F439BE">
      <w:pPr>
        <w:rPr>
          <w:lang w:val="en-GB"/>
        </w:rPr>
      </w:pPr>
      <w:ins w:id="297" w:author="Tamez, Andrew" w:date="2026-04-03T16:21:00Z" w16du:dateUtc="2026-04-03T16:21:58Z">
        <w:r>
          <w:rPr>
            <w:noProof/>
          </w:rPr>
          <w:lastRenderedPageBreak/>
          <w:drawing>
            <wp:inline distT="0" distB="0" distL="0" distR="0" wp14:anchorId="27B32FA6" wp14:editId="4ACA2361">
              <wp:extent cx="7909560" cy="4504055"/>
              <wp:effectExtent l="0" t="0" r="0" b="0"/>
              <wp:docPr id="1502749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49645" name="Picture 1502749645"/>
                      <pic:cNvPicPr/>
                    </pic:nvPicPr>
                    <pic:blipFill>
                      <a:blip r:embed="rId17">
                        <a:extLst>
                          <a:ext uri="{28A0092B-C50C-407E-A947-70E740481C1C}">
                            <a14:useLocalDpi xmlns:a14="http://schemas.microsoft.com/office/drawing/2010/main"/>
                          </a:ext>
                        </a:extLst>
                      </a:blip>
                      <a:stretch>
                        <a:fillRect/>
                      </a:stretch>
                    </pic:blipFill>
                    <pic:spPr>
                      <a:xfrm>
                        <a:off x="0" y="0"/>
                        <a:ext cx="7909560" cy="4504055"/>
                      </a:xfrm>
                      <a:prstGeom prst="rect">
                        <a:avLst/>
                      </a:prstGeom>
                    </pic:spPr>
                  </pic:pic>
                </a:graphicData>
              </a:graphic>
            </wp:inline>
          </w:drawing>
        </w:r>
      </w:ins>
    </w:p>
    <w:p w14:paraId="4E8FE672" w14:textId="178104DC" w:rsidR="00F439BE" w:rsidRDefault="75D302AD" w:rsidP="00F439BE">
      <w:pPr>
        <w:rPr>
          <w:lang w:val="en-GB"/>
        </w:rPr>
      </w:pPr>
      <w:r w:rsidRPr="12C8683D">
        <w:rPr>
          <w:lang w:val="en-GB"/>
        </w:rPr>
        <w:t>Figure 2: Dashboard of Omnium With</w:t>
      </w:r>
      <w:r w:rsidR="13CA5CB0" w:rsidRPr="12C8683D">
        <w:rPr>
          <w:lang w:val="en-GB"/>
        </w:rPr>
        <w:t xml:space="preserve"> 1</w:t>
      </w:r>
      <w:r w:rsidRPr="12C8683D">
        <w:rPr>
          <w:lang w:val="en-GB"/>
        </w:rPr>
        <w:t xml:space="preserve"> Blank Panel and 5 TEST Ticker Tabs</w:t>
      </w:r>
    </w:p>
    <w:p w14:paraId="01888114" w14:textId="77777777" w:rsidR="00F439BE" w:rsidRDefault="00F439BE" w:rsidP="00F439BE">
      <w:pPr>
        <w:rPr>
          <w:lang w:val="en-GB"/>
        </w:rPr>
      </w:pPr>
    </w:p>
    <w:p w14:paraId="6CCC91B0" w14:textId="77777777" w:rsidR="00F439BE" w:rsidRDefault="00F439BE" w:rsidP="00F439BE">
      <w:pPr>
        <w:rPr>
          <w:lang w:val="en-GB"/>
        </w:rPr>
      </w:pPr>
    </w:p>
    <w:p w14:paraId="7EFDFA55" w14:textId="77777777" w:rsidR="00F439BE" w:rsidRDefault="00F439BE" w:rsidP="00F439BE">
      <w:pPr>
        <w:rPr>
          <w:lang w:val="en-GB"/>
        </w:rPr>
      </w:pPr>
    </w:p>
    <w:p w14:paraId="7071EC00" w14:textId="016DBB43" w:rsidR="00495379" w:rsidRDefault="00495379">
      <w:pPr>
        <w:widowControl/>
        <w:spacing w:line="240" w:lineRule="auto"/>
        <w:rPr>
          <w:lang w:val="en-GB"/>
        </w:rPr>
      </w:pPr>
    </w:p>
    <w:p w14:paraId="55C6A546" w14:textId="77777777" w:rsidR="00495379" w:rsidRPr="00A50C2C" w:rsidRDefault="00495379" w:rsidP="00A50C2C">
      <w:pPr>
        <w:rPr>
          <w:lang w:val="en-GB"/>
        </w:rPr>
      </w:pPr>
    </w:p>
    <w:sectPr w:rsidR="00495379" w:rsidRPr="00A50C2C" w:rsidSect="00ED2146">
      <w:pgSz w:w="15840" w:h="12240" w:orient="landscape" w:code="1"/>
      <w:pgMar w:top="1440" w:right="1440" w:bottom="1440" w:left="1440" w:header="720" w:footer="720"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04-13T04:43:00Z" w:initials="R">
    <w:p w14:paraId="39AA2134" w14:textId="77777777" w:rsidR="00E000F1" w:rsidRDefault="00DA1DBA" w:rsidP="00E000F1">
      <w:pPr>
        <w:pStyle w:val="CommentText"/>
      </w:pPr>
      <w:r>
        <w:rPr>
          <w:rStyle w:val="CommentReference"/>
        </w:rPr>
        <w:annotationRef/>
      </w:r>
      <w:r w:rsidR="00E000F1">
        <w:rPr>
          <w:color w:val="242424"/>
          <w:highlight w:val="white"/>
        </w:rPr>
        <w:t>The grade is for feedback purposes. Your final grade will be based on your final delivery.</w:t>
      </w:r>
    </w:p>
    <w:p w14:paraId="4EC88CAD" w14:textId="77777777" w:rsidR="00E000F1" w:rsidRDefault="00E000F1" w:rsidP="00E000F1">
      <w:pPr>
        <w:pStyle w:val="CommentText"/>
      </w:pPr>
      <w:r>
        <w:rPr>
          <w:color w:val="242424"/>
          <w:highlight w:val="white"/>
        </w:rPr>
        <w:t> </w:t>
      </w:r>
    </w:p>
    <w:p w14:paraId="7EC998F1" w14:textId="77777777" w:rsidR="00E000F1" w:rsidRDefault="00E000F1" w:rsidP="00E000F1">
      <w:pPr>
        <w:pStyle w:val="CommentText"/>
      </w:pPr>
      <w:r>
        <w:rPr>
          <w:color w:val="242424"/>
          <w:highlight w:val="white"/>
        </w:rPr>
        <w:t>Please find the following feedback to improve this artifact and guide you in future artifacts.</w:t>
      </w:r>
    </w:p>
    <w:p w14:paraId="16FD5C6D" w14:textId="77777777" w:rsidR="00E000F1" w:rsidRDefault="00E000F1" w:rsidP="00E000F1">
      <w:pPr>
        <w:pStyle w:val="CommentText"/>
      </w:pPr>
      <w:r>
        <w:rPr>
          <w:color w:val="242424"/>
          <w:highlight w:val="white"/>
        </w:rPr>
        <w:t> </w:t>
      </w:r>
    </w:p>
    <w:p w14:paraId="10CF7347" w14:textId="77777777" w:rsidR="00E000F1" w:rsidRDefault="00E000F1" w:rsidP="00E000F1">
      <w:pPr>
        <w:pStyle w:val="CommentText"/>
      </w:pPr>
      <w:r>
        <w:rPr>
          <w:color w:val="242424"/>
          <w:highlight w:val="white"/>
        </w:rPr>
        <w:t>Please make sure you review the "Team Project Artifacts Common Errors" document in the Canvas "Team Project Experience Document Templates" Module. Reviewing this document will help avoid the common issues in your artifacts and develop higher-quality artifacts.</w:t>
      </w:r>
    </w:p>
    <w:p w14:paraId="01862EAF" w14:textId="77777777" w:rsidR="00E000F1" w:rsidRDefault="00E000F1" w:rsidP="00E000F1">
      <w:pPr>
        <w:pStyle w:val="CommentText"/>
      </w:pPr>
    </w:p>
    <w:p w14:paraId="13B9926B" w14:textId="77777777" w:rsidR="00E000F1" w:rsidRDefault="00E000F1" w:rsidP="00E000F1">
      <w:pPr>
        <w:pStyle w:val="CommentText"/>
      </w:pPr>
      <w:r>
        <w:t>While the document is in the right direction, there are quite a few improvements needed. The contents in some sections need to be improved. The modules need to be listed all. The class diagram needs to be corrected. The UI design pages need to be completed.</w:t>
      </w:r>
    </w:p>
    <w:p w14:paraId="5132D81B" w14:textId="77777777" w:rsidR="00E000F1" w:rsidRDefault="00E000F1" w:rsidP="00E000F1">
      <w:pPr>
        <w:pStyle w:val="CommentText"/>
      </w:pPr>
    </w:p>
    <w:p w14:paraId="269962DB" w14:textId="77777777" w:rsidR="00E000F1" w:rsidRDefault="00E000F1" w:rsidP="00E000F1">
      <w:pPr>
        <w:pStyle w:val="CommentText"/>
      </w:pPr>
      <w:r>
        <w:t>An important issue is that the document is submitted without the removal of comments. Please ensure good quality assurance processes are followed.</w:t>
      </w:r>
    </w:p>
    <w:p w14:paraId="65724206" w14:textId="77777777" w:rsidR="00E000F1" w:rsidRDefault="00E000F1" w:rsidP="00E000F1">
      <w:pPr>
        <w:pStyle w:val="CommentText"/>
      </w:pPr>
    </w:p>
    <w:p w14:paraId="6B5BD18B" w14:textId="77777777" w:rsidR="00E000F1" w:rsidRDefault="00E000F1" w:rsidP="00E000F1">
      <w:pPr>
        <w:pStyle w:val="CommentText"/>
      </w:pPr>
      <w:r>
        <w:t xml:space="preserve">C1. There are typos, different fonts, and misalignments in the document. Please check for typos, different fonts, and misalignments in the document. </w:t>
      </w:r>
    </w:p>
    <w:p w14:paraId="3C82BAE1" w14:textId="77777777" w:rsidR="00E000F1" w:rsidRDefault="00E000F1" w:rsidP="00E000F1">
      <w:pPr>
        <w:pStyle w:val="CommentText"/>
      </w:pPr>
      <w:r>
        <w:t>C2. Justified text should be used within the document. Please use justified text to format all text within the document, including the table cells.</w:t>
      </w:r>
    </w:p>
    <w:p w14:paraId="7E482D77" w14:textId="77777777" w:rsidR="00E000F1" w:rsidRDefault="00E000F1" w:rsidP="00E000F1">
      <w:pPr>
        <w:pStyle w:val="CommentText"/>
      </w:pPr>
      <w:r>
        <w:rPr>
          <w:color w:val="000000"/>
          <w:highlight w:val="white"/>
        </w:rPr>
        <w:t xml:space="preserve">C3. </w:t>
      </w:r>
      <w:r>
        <w:t>Full sentences should be used in all sections of the document, including the tables. Sentences do not end with a period. Please make sure all text is written in full sentences to help readers fully understand correctly. Please ensure all text in sections and tables is written in full sentences for better professional communication. This is an important sign of industry-grade professional documentation.</w:t>
      </w:r>
    </w:p>
    <w:p w14:paraId="3205255E" w14:textId="77777777" w:rsidR="00E000F1" w:rsidRDefault="00E000F1" w:rsidP="00E000F1">
      <w:pPr>
        <w:pStyle w:val="CommentText"/>
      </w:pPr>
    </w:p>
    <w:p w14:paraId="0A7759CC" w14:textId="77777777" w:rsidR="00E000F1" w:rsidRDefault="00E000F1" w:rsidP="00E000F1">
      <w:pPr>
        <w:pStyle w:val="CommentText"/>
      </w:pPr>
      <w:r>
        <w:rPr>
          <w:color w:val="000000"/>
          <w:highlight w:val="white"/>
        </w:rPr>
        <w:t>SDD4. The user interfaces are not developed or need more work. Please provide a more detailed user interface design.</w:t>
      </w:r>
    </w:p>
    <w:p w14:paraId="1FBCA800" w14:textId="77777777" w:rsidR="00E000F1" w:rsidRDefault="00E000F1" w:rsidP="00E000F1">
      <w:pPr>
        <w:pStyle w:val="CommentText"/>
      </w:pPr>
    </w:p>
    <w:p w14:paraId="2385C704" w14:textId="77777777" w:rsidR="00E000F1" w:rsidRDefault="00E000F1" w:rsidP="00E000F1">
      <w:pPr>
        <w:pStyle w:val="CommentText"/>
      </w:pPr>
      <w:r>
        <w:rPr>
          <w:color w:val="000000"/>
          <w:highlight w:val="white"/>
        </w:rPr>
        <w:t xml:space="preserve">SDD6. The number of modules should be extended to meet the minimum requirements as specified in the project description document. </w:t>
      </w:r>
    </w:p>
    <w:p w14:paraId="5E30B513" w14:textId="77777777" w:rsidR="00E000F1" w:rsidRDefault="00E000F1" w:rsidP="00E000F1">
      <w:pPr>
        <w:pStyle w:val="CommentText"/>
      </w:pPr>
    </w:p>
    <w:p w14:paraId="6102ACB4" w14:textId="77777777" w:rsidR="00E000F1" w:rsidRDefault="00E000F1" w:rsidP="00E000F1">
      <w:pPr>
        <w:pStyle w:val="CommentText"/>
      </w:pPr>
      <w:r>
        <w:t>Best of luck with the project!</w:t>
      </w:r>
    </w:p>
  </w:comment>
  <w:comment w:id="1" w:author="Reviewer" w:date="2026-04-13T02:14:00Z" w:initials="R">
    <w:p w14:paraId="637F4CF4" w14:textId="3BB77436" w:rsidR="00C21DC6" w:rsidRDefault="00C21DC6" w:rsidP="00C21DC6">
      <w:pPr>
        <w:pStyle w:val="CommentText"/>
      </w:pPr>
      <w:r>
        <w:rPr>
          <w:rStyle w:val="CommentReference"/>
        </w:rPr>
        <w:annotationRef/>
      </w:r>
      <w:r>
        <w:rPr>
          <w:color w:val="000000"/>
          <w:highlight w:val="white"/>
        </w:rPr>
        <w:t>C4. The document checklist should be completed as a result of a diligent quality assurance process. The current document is still marked as “Not Ready for Release”.  The quality assurance process reflects the team’s vision for quality. Please utilize the checklist to ensure a good quality process is adopted.</w:t>
      </w:r>
      <w:r>
        <w:rPr>
          <w:color w:val="000000"/>
        </w:rPr>
        <w:t> </w:t>
      </w:r>
      <w:r>
        <w:t xml:space="preserve"> </w:t>
      </w:r>
    </w:p>
  </w:comment>
  <w:comment w:id="3" w:author="Reviewer" w:date="2026-04-20T00:31:00Z" w:initials="Reviewer">
    <w:p w14:paraId="0389A167" w14:textId="77777777" w:rsidR="000B2DBF" w:rsidRDefault="000B2DBF" w:rsidP="000B2DBF">
      <w:pPr>
        <w:pStyle w:val="CommentText"/>
      </w:pPr>
      <w:r>
        <w:rPr>
          <w:rStyle w:val="CommentReference"/>
        </w:rPr>
        <w:annotationRef/>
      </w:r>
      <w:r>
        <w:t>Is the document not ready for release?</w:t>
      </w:r>
    </w:p>
    <w:p w14:paraId="5201A3A4" w14:textId="77777777" w:rsidR="000B2DBF" w:rsidRDefault="000B2DBF" w:rsidP="000B2DBF">
      <w:pPr>
        <w:pStyle w:val="CommentText"/>
      </w:pPr>
    </w:p>
    <w:p w14:paraId="3F80184A" w14:textId="77777777" w:rsidR="000B2DBF" w:rsidRDefault="000B2DBF" w:rsidP="000B2DBF">
      <w:pPr>
        <w:pStyle w:val="CommentText"/>
      </w:pPr>
      <w:r>
        <w:t>Please make sure that all comments are removed before the delivery.</w:t>
      </w:r>
    </w:p>
  </w:comment>
  <w:comment w:id="66" w:author="Reviewer" w:date="2026-04-13T02:16:00Z" w:initials="R">
    <w:p w14:paraId="0D9BFC4A" w14:textId="3AC2D735" w:rsidR="00EA24AB" w:rsidRDefault="00EA24AB" w:rsidP="00EA24AB">
      <w:pPr>
        <w:pStyle w:val="CommentText"/>
      </w:pPr>
      <w:r>
        <w:rPr>
          <w:rStyle w:val="CommentReference"/>
        </w:rPr>
        <w:annotationRef/>
      </w:r>
      <w:r>
        <w:rPr>
          <w:color w:val="242424"/>
          <w:highlight w:val="white"/>
        </w:rPr>
        <w:t>Please expand this section to include how this SDD will be used during the software process. Who will use for what purpose</w:t>
      </w:r>
      <w:r>
        <w:t xml:space="preserve"> </w:t>
      </w:r>
    </w:p>
  </w:comment>
  <w:comment w:id="71" w:author="Reviewer" w:date="2026-04-13T02:16:00Z" w:initials="R">
    <w:p w14:paraId="2258220F" w14:textId="77777777" w:rsidR="002625DE" w:rsidRDefault="002625DE" w:rsidP="002625DE">
      <w:pPr>
        <w:pStyle w:val="CommentText"/>
      </w:pPr>
      <w:r>
        <w:rPr>
          <w:rStyle w:val="CommentReference"/>
        </w:rPr>
        <w:annotationRef/>
      </w:r>
      <w:r>
        <w:rPr>
          <w:color w:val="242424"/>
          <w:highlight w:val="white"/>
        </w:rPr>
        <w:t>This section could be extended.</w:t>
      </w:r>
      <w:r>
        <w:t xml:space="preserve"> </w:t>
      </w:r>
    </w:p>
  </w:comment>
  <w:comment w:id="79" w:author="Reviewer" w:date="2026-04-20T00:32:00Z" w:initials="Reviewer">
    <w:p w14:paraId="5FC6ED36" w14:textId="77777777" w:rsidR="000B2DBF" w:rsidRDefault="000B2DBF" w:rsidP="000B2DBF">
      <w:pPr>
        <w:pStyle w:val="CommentText"/>
      </w:pPr>
      <w:r>
        <w:rPr>
          <w:rStyle w:val="CommentReference"/>
        </w:rPr>
        <w:annotationRef/>
      </w:r>
      <w:r>
        <w:t>Please check the latest PDD edition on Canvas.</w:t>
      </w:r>
    </w:p>
  </w:comment>
  <w:comment w:id="95" w:author="Reviewer" w:date="2026-04-13T02:17:00Z" w:initials="R">
    <w:p w14:paraId="065AF927" w14:textId="31681CF6" w:rsidR="002625DE" w:rsidRDefault="002625DE" w:rsidP="002625DE">
      <w:pPr>
        <w:pStyle w:val="CommentText"/>
      </w:pPr>
      <w:r>
        <w:rPr>
          <w:rStyle w:val="CommentReference"/>
        </w:rPr>
        <w:annotationRef/>
      </w:r>
      <w:r>
        <w:t>Please follow the template guidelines</w:t>
      </w:r>
    </w:p>
  </w:comment>
  <w:comment w:id="109" w:author="Reviewer" w:date="2026-04-20T00:33:00Z" w:initials="Reviewer">
    <w:p w14:paraId="6C3A0E8F" w14:textId="77777777" w:rsidR="000B2DBF" w:rsidRDefault="000B2DBF" w:rsidP="000B2DBF">
      <w:pPr>
        <w:pStyle w:val="CommentText"/>
      </w:pPr>
      <w:r>
        <w:rPr>
          <w:rStyle w:val="CommentReference"/>
        </w:rPr>
        <w:annotationRef/>
      </w:r>
      <w:r>
        <w:t>C2. Justified text should be used within the document. Please use justified text to format all text within the document, including the table cells.</w:t>
      </w:r>
    </w:p>
  </w:comment>
  <w:comment w:id="110" w:author="Reviewer" w:date="2026-04-13T02:24:00Z" w:initials="R">
    <w:p w14:paraId="30BBCD33" w14:textId="6CA07465" w:rsidR="00A86176" w:rsidRDefault="00A86176" w:rsidP="00A86176">
      <w:pPr>
        <w:pStyle w:val="CommentText"/>
      </w:pPr>
      <w:r>
        <w:rPr>
          <w:rStyle w:val="CommentReference"/>
        </w:rPr>
        <w:annotationRef/>
      </w:r>
      <w:r>
        <w:rPr>
          <w:color w:val="000000"/>
          <w:highlight w:val="white"/>
        </w:rPr>
        <w:t>Rather than stating what is outside the scope, the section can be named as possible future expansions for more professional language.</w:t>
      </w:r>
      <w:r>
        <w:t xml:space="preserve"> </w:t>
      </w:r>
    </w:p>
  </w:comment>
  <w:comment w:id="114" w:author="Reviewer" w:date="2026-04-13T02:36:00Z" w:initials="R">
    <w:p w14:paraId="381EAF05" w14:textId="77777777" w:rsidR="000E375E" w:rsidRDefault="000E375E" w:rsidP="000E375E">
      <w:pPr>
        <w:pStyle w:val="CommentText"/>
      </w:pPr>
      <w:r>
        <w:rPr>
          <w:rStyle w:val="CommentReference"/>
        </w:rPr>
        <w:annotationRef/>
      </w:r>
      <w:r>
        <w:rPr>
          <w:color w:val="242424"/>
          <w:highlight w:val="white"/>
        </w:rPr>
        <w:t>Very good design decisions.</w:t>
      </w:r>
    </w:p>
    <w:p w14:paraId="0C2D11FC" w14:textId="77777777" w:rsidR="000E375E" w:rsidRDefault="000E375E" w:rsidP="000E375E">
      <w:pPr>
        <w:pStyle w:val="CommentText"/>
      </w:pPr>
      <w:r>
        <w:rPr>
          <w:color w:val="242424"/>
          <w:highlight w:val="white"/>
        </w:rPr>
        <w:t>You might add 1–2 more decisions that address security and data privacy (e.g., authentication choice or data encryption policy)</w:t>
      </w:r>
    </w:p>
    <w:p w14:paraId="419F45A9" w14:textId="77777777" w:rsidR="000E375E" w:rsidRDefault="000E375E" w:rsidP="000E375E">
      <w:pPr>
        <w:pStyle w:val="CommentText"/>
      </w:pPr>
      <w:r>
        <w:rPr>
          <w:color w:val="242424"/>
          <w:highlight w:val="white"/>
        </w:rPr>
        <w:t>ML integration (DD-7) is great, but consider briefly noting how the ML is implemented (e.g., local model vs. cloud API).</w:t>
      </w:r>
    </w:p>
  </w:comment>
  <w:comment w:id="183" w:author="Reviewer" w:date="2026-04-13T02:33:00Z" w:initials="R">
    <w:p w14:paraId="562C9B11" w14:textId="77777777" w:rsidR="005C49C7" w:rsidRDefault="005879C7" w:rsidP="005C49C7">
      <w:pPr>
        <w:pStyle w:val="CommentText"/>
      </w:pPr>
      <w:r>
        <w:rPr>
          <w:rStyle w:val="CommentReference"/>
        </w:rPr>
        <w:annotationRef/>
      </w:r>
      <w:r w:rsidR="005C49C7">
        <w:t>The reason for this decision mentions a mobile application, while the rest of the document describes Omnium as a desktop application. Reviewing this wording will improve consistency.</w:t>
      </w:r>
    </w:p>
  </w:comment>
  <w:comment w:id="195" w:author="Reviewer" w:date="2026-04-13T02:45:00Z" w:initials="R">
    <w:p w14:paraId="13E4D9BF" w14:textId="77777777" w:rsidR="00695FB7" w:rsidRDefault="00222DE6" w:rsidP="00695FB7">
      <w:pPr>
        <w:pStyle w:val="CommentText"/>
      </w:pPr>
      <w:r>
        <w:rPr>
          <w:rStyle w:val="CommentReference"/>
        </w:rPr>
        <w:annotationRef/>
      </w:r>
      <w:r w:rsidR="00695FB7">
        <w:t>Please follow the template guidelines</w:t>
      </w:r>
    </w:p>
    <w:p w14:paraId="4D824349" w14:textId="77777777" w:rsidR="00695FB7" w:rsidRDefault="00695FB7" w:rsidP="00695FB7">
      <w:pPr>
        <w:pStyle w:val="CommentText"/>
      </w:pPr>
    </w:p>
    <w:p w14:paraId="195C2BA0" w14:textId="77777777" w:rsidR="00695FB7" w:rsidRDefault="00695FB7" w:rsidP="00695FB7">
      <w:pPr>
        <w:pStyle w:val="CommentText"/>
      </w:pPr>
      <w:r>
        <w:t xml:space="preserve">Overall the constraints are too generic. Some </w:t>
      </w:r>
      <w:r>
        <w:rPr>
          <w:color w:val="000000"/>
          <w:highlight w:val="white"/>
        </w:rPr>
        <w:t>of the design constraints seem to be design decisions. Constraints are what are enforced to the project design.</w:t>
      </w:r>
      <w:r>
        <w:t xml:space="preserve"> </w:t>
      </w:r>
    </w:p>
    <w:p w14:paraId="00026661" w14:textId="77777777" w:rsidR="00695FB7" w:rsidRDefault="00695FB7" w:rsidP="00695FB7">
      <w:pPr>
        <w:pStyle w:val="CommentText"/>
      </w:pPr>
    </w:p>
    <w:p w14:paraId="0792C594" w14:textId="77777777" w:rsidR="00695FB7" w:rsidRDefault="00695FB7" w:rsidP="00695FB7">
      <w:pPr>
        <w:pStyle w:val="CommentText"/>
      </w:pPr>
      <w:r>
        <w:rPr>
          <w:color w:val="242424"/>
          <w:highlight w:val="white"/>
        </w:rPr>
        <w:t xml:space="preserve">For example, a design constraint might be that the Data suggestions will be based on ML capabilities. </w:t>
      </w:r>
    </w:p>
  </w:comment>
  <w:comment w:id="196" w:author="Reviewer" w:date="2026-04-20T00:35:00Z" w:initials="Reviewer">
    <w:p w14:paraId="19D6280B" w14:textId="77777777" w:rsidR="000B2DBF" w:rsidRDefault="000B2DBF" w:rsidP="000B2DBF">
      <w:pPr>
        <w:pStyle w:val="CommentText"/>
      </w:pPr>
      <w:r>
        <w:rPr>
          <w:rStyle w:val="CommentReference"/>
        </w:rPr>
        <w:annotationRef/>
      </w:r>
      <w:r>
        <w:t>C2. Justified text should be used within the document. Please use justified text to format all text within the document, including the table cells.</w:t>
      </w:r>
    </w:p>
  </w:comment>
  <w:comment w:id="200" w:author="Reviewer" w:date="2026-04-13T02:42:00Z" w:initials="R">
    <w:p w14:paraId="563639AA" w14:textId="577989F6" w:rsidR="000B2DBF" w:rsidRDefault="00083D8D" w:rsidP="000B2DBF">
      <w:pPr>
        <w:pStyle w:val="CommentText"/>
        <w:ind w:left="40"/>
      </w:pPr>
      <w:r>
        <w:rPr>
          <w:rStyle w:val="CommentReference"/>
        </w:rPr>
        <w:annotationRef/>
      </w:r>
      <w:r w:rsidR="000B2DBF">
        <w:rPr>
          <w:color w:val="242424"/>
          <w:highlight w:val="white"/>
        </w:rPr>
        <w:t>This seems a design decision rather than a constraint. Please move it to the previous section.</w:t>
      </w:r>
    </w:p>
    <w:p w14:paraId="794F1D20" w14:textId="77777777" w:rsidR="000B2DBF" w:rsidRDefault="000B2DBF" w:rsidP="000B2DBF">
      <w:pPr>
        <w:pStyle w:val="CommentText"/>
        <w:ind w:left="40"/>
      </w:pPr>
    </w:p>
    <w:p w14:paraId="214A3688" w14:textId="77777777" w:rsidR="000B2DBF" w:rsidRDefault="000B2DBF" w:rsidP="000B2DBF">
      <w:pPr>
        <w:pStyle w:val="CommentText"/>
        <w:ind w:left="40"/>
      </w:pPr>
      <w:r>
        <w:rPr>
          <w:color w:val="000000"/>
          <w:highlight w:val="white"/>
        </w:rPr>
        <w:t>SDD7. This design constraint is actually a design decision. Decisions are the decisions made for the project by the development team. Constraints are imposed upon the project by the customer or due to technical limitations. Please review and delete if necessary.</w:t>
      </w:r>
    </w:p>
  </w:comment>
  <w:comment w:id="205" w:author="Reviewer" w:date="2026-04-20T00:34:00Z" w:initials="Reviewer">
    <w:p w14:paraId="525185FF" w14:textId="77777777" w:rsidR="000B2DBF" w:rsidRDefault="000B2DBF" w:rsidP="000B2DBF">
      <w:pPr>
        <w:pStyle w:val="CommentText"/>
      </w:pPr>
      <w:r>
        <w:rPr>
          <w:rStyle w:val="CommentReference"/>
        </w:rPr>
        <w:annotationRef/>
      </w:r>
      <w:r>
        <w:rPr>
          <w:color w:val="000000"/>
          <w:highlight w:val="white"/>
        </w:rPr>
        <w:t>SDD7. This design constraint is actually a design decision. Decisions are the decisions made for the project by the development team. Constraints are imposed upon the project by the customer or due to technical limitations. Please review and delete if necessary.</w:t>
      </w:r>
    </w:p>
    <w:p w14:paraId="1C8E727D" w14:textId="77777777" w:rsidR="000B2DBF" w:rsidRDefault="000B2DBF" w:rsidP="000B2DBF">
      <w:pPr>
        <w:pStyle w:val="CommentText"/>
      </w:pPr>
    </w:p>
    <w:p w14:paraId="62E54B31" w14:textId="77777777" w:rsidR="000B2DBF" w:rsidRDefault="000B2DBF" w:rsidP="000B2DBF">
      <w:pPr>
        <w:pStyle w:val="CommentText"/>
      </w:pPr>
      <w:r>
        <w:rPr>
          <w:color w:val="000000"/>
          <w:highlight w:val="white"/>
        </w:rPr>
        <w:t>If you need to follow a specific encryption format due to financial data, then it is a constraint.</w:t>
      </w:r>
    </w:p>
  </w:comment>
  <w:comment w:id="216" w:author="Reviewer" w:date="2026-04-13T03:53:00Z" w:initials="R">
    <w:p w14:paraId="39636C8C" w14:textId="77777777" w:rsidR="000B2DBF" w:rsidRDefault="00BA7C9E" w:rsidP="000B2DBF">
      <w:pPr>
        <w:pStyle w:val="CommentText"/>
      </w:pPr>
      <w:r>
        <w:rPr>
          <w:rStyle w:val="CommentReference"/>
        </w:rPr>
        <w:annotationRef/>
      </w:r>
      <w:r w:rsidR="000B2DBF">
        <w:rPr>
          <w:color w:val="000000"/>
          <w:highlight w:val="white"/>
        </w:rPr>
        <w:t>SDD6. The number of modules should be extended to meet the minimum requirements as specified in the project description document</w:t>
      </w:r>
    </w:p>
    <w:p w14:paraId="36481293" w14:textId="77777777" w:rsidR="000B2DBF" w:rsidRDefault="000B2DBF" w:rsidP="000B2DBF">
      <w:pPr>
        <w:pStyle w:val="CommentText"/>
      </w:pPr>
    </w:p>
    <w:p w14:paraId="23351540" w14:textId="77777777" w:rsidR="000B2DBF" w:rsidRDefault="000B2DBF" w:rsidP="000B2DBF">
      <w:pPr>
        <w:pStyle w:val="CommentText"/>
      </w:pPr>
      <w:r>
        <w:rPr>
          <w:color w:val="000000"/>
          <w:highlight w:val="white"/>
        </w:rPr>
        <w:t>The application may require more modules. As you have much improved on the application, you can include what you have been developing.</w:t>
      </w:r>
    </w:p>
  </w:comment>
  <w:comment w:id="229" w:author="Reviewer" w:date="2026-04-13T03:05:00Z" w:initials="R">
    <w:p w14:paraId="0E861201" w14:textId="622B27AE" w:rsidR="00E70613" w:rsidRDefault="00E70613" w:rsidP="00E70613">
      <w:pPr>
        <w:pStyle w:val="CommentText"/>
      </w:pPr>
      <w:r>
        <w:rPr>
          <w:rStyle w:val="CommentReference"/>
        </w:rPr>
        <w:annotationRef/>
      </w:r>
      <w:r>
        <w:t>This appears to be a development/testing tool rather than a product module/class. Moving it to a quality or testing discussion would help keep the software design section focused on the system itself.</w:t>
      </w:r>
    </w:p>
  </w:comment>
  <w:comment w:id="231" w:author="Reviewer" w:date="2026-04-20T00:35:00Z" w:initials="Reviewer">
    <w:p w14:paraId="6CAE8E69" w14:textId="77777777" w:rsidR="000B2DBF" w:rsidRDefault="000B2DBF" w:rsidP="000B2DBF">
      <w:pPr>
        <w:pStyle w:val="CommentText"/>
      </w:pPr>
      <w:r>
        <w:rPr>
          <w:rStyle w:val="CommentReference"/>
        </w:rPr>
        <w:annotationRef/>
      </w:r>
      <w:r>
        <w:t>Please delete the empty line.</w:t>
      </w:r>
    </w:p>
  </w:comment>
  <w:comment w:id="235" w:author="Reviewer" w:date="2026-04-20T00:37:00Z" w:initials="Reviewer">
    <w:p w14:paraId="2C9E3C2B" w14:textId="77777777" w:rsidR="000B2DBF" w:rsidRDefault="000B2DBF" w:rsidP="000B2DBF">
      <w:pPr>
        <w:pStyle w:val="CommentText"/>
      </w:pPr>
      <w:r>
        <w:rPr>
          <w:rStyle w:val="CommentReference"/>
        </w:rPr>
        <w:annotationRef/>
      </w:r>
      <w:r>
        <w:t>Some of the modules listed in the previous table is missing in the details. Please make sure all are included.</w:t>
      </w:r>
    </w:p>
  </w:comment>
  <w:comment w:id="275" w:author="Reviewer" w:date="2026-04-20T00:38:00Z" w:initials="Reviewer">
    <w:p w14:paraId="0F81D5B6" w14:textId="77777777" w:rsidR="000B2DBF" w:rsidRDefault="000B2DBF" w:rsidP="000B2DBF">
      <w:pPr>
        <w:pStyle w:val="CommentText"/>
      </w:pPr>
      <w:r>
        <w:rPr>
          <w:rStyle w:val="CommentReference"/>
        </w:rPr>
        <w:annotationRef/>
      </w:r>
      <w:r>
        <w:t>C2. Justified text should be used within the document. Please use justified text to format all text within the document, including the table cells.</w:t>
      </w:r>
    </w:p>
  </w:comment>
  <w:comment w:id="277" w:author="Reviewer" w:date="2026-04-13T03:55:00Z" w:initials="R">
    <w:p w14:paraId="4E22B7E4" w14:textId="52C993BD" w:rsidR="003B6814" w:rsidRDefault="003B6814" w:rsidP="003B6814">
      <w:pPr>
        <w:pStyle w:val="CommentText"/>
      </w:pPr>
      <w:r>
        <w:rPr>
          <w:rStyle w:val="CommentReference"/>
        </w:rPr>
        <w:annotationRef/>
      </w:r>
      <w:r>
        <w:rPr>
          <w:color w:val="000000"/>
          <w:highlight w:val="white"/>
        </w:rPr>
        <w:t>C1. There are typos, different fonts, and misalignments in the document. Please check for typos, different fonts, and misalignments in the document. </w:t>
      </w:r>
      <w:r>
        <w:rPr>
          <w:color w:val="000000"/>
        </w:rPr>
        <w:t> </w:t>
      </w:r>
      <w:r>
        <w:t xml:space="preserve"> </w:t>
      </w:r>
    </w:p>
  </w:comment>
  <w:comment w:id="294" w:author="Reviewer" w:date="2026-04-13T04:01:00Z" w:initials="R">
    <w:p w14:paraId="2712106C" w14:textId="77777777" w:rsidR="000B2DBF" w:rsidRDefault="005A39F1" w:rsidP="000B2DBF">
      <w:pPr>
        <w:pStyle w:val="CommentText"/>
      </w:pPr>
      <w:r>
        <w:rPr>
          <w:rStyle w:val="CommentReference"/>
        </w:rPr>
        <w:annotationRef/>
      </w:r>
      <w:r w:rsidR="000B2DBF">
        <w:rPr>
          <w:color w:val="242424"/>
          <w:highlight w:val="white"/>
        </w:rPr>
        <w:t xml:space="preserve">Please add a caption below the diagram for clarity. </w:t>
      </w:r>
    </w:p>
    <w:p w14:paraId="7B0CD686" w14:textId="77777777" w:rsidR="000B2DBF" w:rsidRDefault="000B2DBF" w:rsidP="000B2DBF">
      <w:pPr>
        <w:pStyle w:val="CommentText"/>
      </w:pPr>
      <w:r>
        <w:rPr>
          <w:color w:val="242424"/>
          <w:highlight w:val="white"/>
        </w:rPr>
        <w:t>Ensure that the classes shown match the modules/classes described in Section 5.</w:t>
      </w:r>
    </w:p>
    <w:p w14:paraId="368EC3F9" w14:textId="77777777" w:rsidR="000B2DBF" w:rsidRDefault="000B2DBF" w:rsidP="000B2DBF">
      <w:pPr>
        <w:pStyle w:val="CommentText"/>
      </w:pPr>
    </w:p>
    <w:p w14:paraId="1E00F383" w14:textId="77777777" w:rsidR="000B2DBF" w:rsidRDefault="000B2DBF" w:rsidP="000B2DBF">
      <w:pPr>
        <w:pStyle w:val="CommentText"/>
      </w:pPr>
      <w:r>
        <w:rPr>
          <w:color w:val="242424"/>
          <w:highlight w:val="white"/>
        </w:rPr>
        <w:t>Please use the correct UML class notation.</w:t>
      </w:r>
    </w:p>
    <w:p w14:paraId="258AAA14" w14:textId="77777777" w:rsidR="000B2DBF" w:rsidRDefault="000B2DBF" w:rsidP="000B2DBF">
      <w:pPr>
        <w:pStyle w:val="CommentText"/>
      </w:pPr>
    </w:p>
    <w:p w14:paraId="53AB91AA" w14:textId="77777777" w:rsidR="000B2DBF" w:rsidRDefault="000B2DBF" w:rsidP="000B2DBF">
      <w:pPr>
        <w:pStyle w:val="CommentText"/>
      </w:pPr>
      <w:r>
        <w:rPr>
          <w:color w:val="242424"/>
          <w:highlight w:val="white"/>
        </w:rPr>
        <w:t>Currently, this is not a UML class diagram. It does not follow the notation, therefore, it could not be understood.</w:t>
      </w:r>
    </w:p>
    <w:p w14:paraId="77FFFCC6" w14:textId="77777777" w:rsidR="000B2DBF" w:rsidRDefault="000B2DBF" w:rsidP="000B2DBF">
      <w:pPr>
        <w:pStyle w:val="CommentText"/>
      </w:pPr>
    </w:p>
    <w:p w14:paraId="55DCA8AD" w14:textId="77777777" w:rsidR="000B2DBF" w:rsidRDefault="000B2DBF" w:rsidP="000B2DBF">
      <w:pPr>
        <w:pStyle w:val="CommentText"/>
      </w:pPr>
      <w:r>
        <w:rPr>
          <w:color w:val="242424"/>
          <w:highlight w:val="white"/>
        </w:rPr>
        <w:t>The UML does not have colors.</w:t>
      </w:r>
    </w:p>
  </w:comment>
  <w:comment w:id="296" w:author="Reviewer" w:date="2026-04-13T04:40:00Z" w:initials="R">
    <w:p w14:paraId="4F8FF839" w14:textId="0565E1A8" w:rsidR="000B2DBF" w:rsidRDefault="00293261" w:rsidP="000B2DBF">
      <w:pPr>
        <w:pStyle w:val="CommentText"/>
      </w:pPr>
      <w:r>
        <w:rPr>
          <w:rStyle w:val="CommentReference"/>
        </w:rPr>
        <w:annotationRef/>
      </w:r>
      <w:r w:rsidR="000B2DBF">
        <w:rPr>
          <w:color w:val="242424"/>
          <w:highlight w:val="white"/>
        </w:rPr>
        <w:t>Please ensure all UI is listed in the final delivery.</w:t>
      </w:r>
      <w:r w:rsidR="000B2DBF">
        <w:br/>
      </w:r>
      <w:r w:rsidR="000B2DBF">
        <w:br/>
        <w:t xml:space="preserve">Currently, it only shows Dashboard. Login and registration or other pages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02ACB4" w15:done="0"/>
  <w15:commentEx w15:paraId="637F4CF4" w15:done="0"/>
  <w15:commentEx w15:paraId="3F80184A" w15:done="0"/>
  <w15:commentEx w15:paraId="0D9BFC4A" w15:done="0"/>
  <w15:commentEx w15:paraId="2258220F" w15:done="0"/>
  <w15:commentEx w15:paraId="5FC6ED36" w15:done="0"/>
  <w15:commentEx w15:paraId="065AF927" w15:done="0"/>
  <w15:commentEx w15:paraId="6C3A0E8F" w15:done="0"/>
  <w15:commentEx w15:paraId="30BBCD33" w15:done="0"/>
  <w15:commentEx w15:paraId="419F45A9" w15:done="0"/>
  <w15:commentEx w15:paraId="562C9B11" w15:done="0"/>
  <w15:commentEx w15:paraId="0792C594" w15:done="0"/>
  <w15:commentEx w15:paraId="19D6280B" w15:done="0"/>
  <w15:commentEx w15:paraId="214A3688" w15:done="0"/>
  <w15:commentEx w15:paraId="62E54B31" w15:done="0"/>
  <w15:commentEx w15:paraId="23351540" w15:done="0"/>
  <w15:commentEx w15:paraId="0E861201" w15:done="0"/>
  <w15:commentEx w15:paraId="6CAE8E69" w15:done="0"/>
  <w15:commentEx w15:paraId="2C9E3C2B" w15:done="0"/>
  <w15:commentEx w15:paraId="0F81D5B6" w15:done="0"/>
  <w15:commentEx w15:paraId="4E22B7E4" w15:done="0"/>
  <w15:commentEx w15:paraId="55DCA8AD" w15:done="0"/>
  <w15:commentEx w15:paraId="4F8FF8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EC4FF6" w16cex:dateUtc="2026-04-12T23:13:00Z"/>
  <w16cex:commentExtensible w16cex:durableId="11D7BA0A" w16cex:dateUtc="2026-04-12T20:44:00Z"/>
  <w16cex:commentExtensible w16cex:durableId="227724A4" w16cex:dateUtc="2026-04-20T05:31:00Z"/>
  <w16cex:commentExtensible w16cex:durableId="1E95AACC" w16cex:dateUtc="2026-04-12T20:46:00Z"/>
  <w16cex:commentExtensible w16cex:durableId="0ABF1BA5" w16cex:dateUtc="2026-04-12T20:46:00Z"/>
  <w16cex:commentExtensible w16cex:durableId="55826CDF" w16cex:dateUtc="2026-04-20T05:32:00Z"/>
  <w16cex:commentExtensible w16cex:durableId="207DEEFF" w16cex:dateUtc="2026-04-12T20:47:00Z"/>
  <w16cex:commentExtensible w16cex:durableId="578DAF40" w16cex:dateUtc="2026-04-20T05:33:00Z"/>
  <w16cex:commentExtensible w16cex:durableId="26694BAA" w16cex:dateUtc="2026-04-12T20:54:00Z"/>
  <w16cex:commentExtensible w16cex:durableId="2807DD45" w16cex:dateUtc="2026-04-12T21:06:00Z"/>
  <w16cex:commentExtensible w16cex:durableId="216DC295" w16cex:dateUtc="2026-04-12T21:03:00Z"/>
  <w16cex:commentExtensible w16cex:durableId="05FD3287" w16cex:dateUtc="2026-04-12T21:15:00Z"/>
  <w16cex:commentExtensible w16cex:durableId="38FCF616" w16cex:dateUtc="2026-04-20T05:35:00Z"/>
  <w16cex:commentExtensible w16cex:durableId="184E9D1A" w16cex:dateUtc="2026-04-12T21:12:00Z"/>
  <w16cex:commentExtensible w16cex:durableId="51DF14F9" w16cex:dateUtc="2026-04-20T05:34:00Z"/>
  <w16cex:commentExtensible w16cex:durableId="514F2C04" w16cex:dateUtc="2026-04-12T22:23:00Z"/>
  <w16cex:commentExtensible w16cex:durableId="2CC892F1" w16cex:dateUtc="2026-04-12T21:35:00Z"/>
  <w16cex:commentExtensible w16cex:durableId="3F756FFA" w16cex:dateUtc="2026-04-20T05:35:00Z"/>
  <w16cex:commentExtensible w16cex:durableId="57A3E3A5" w16cex:dateUtc="2026-04-20T05:37:00Z"/>
  <w16cex:commentExtensible w16cex:durableId="416EE43B" w16cex:dateUtc="2026-04-20T05:38:00Z"/>
  <w16cex:commentExtensible w16cex:durableId="787E85E2" w16cex:dateUtc="2026-04-12T22:25:00Z"/>
  <w16cex:commentExtensible w16cex:durableId="3E65E08F" w16cex:dateUtc="2026-04-12T22:31:00Z"/>
  <w16cex:commentExtensible w16cex:durableId="6E1122F6" w16cex:dateUtc="2026-04-12T2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02ACB4" w16cid:durableId="6AEC4FF6"/>
  <w16cid:commentId w16cid:paraId="637F4CF4" w16cid:durableId="11D7BA0A"/>
  <w16cid:commentId w16cid:paraId="3F80184A" w16cid:durableId="227724A4"/>
  <w16cid:commentId w16cid:paraId="0D9BFC4A" w16cid:durableId="1E95AACC"/>
  <w16cid:commentId w16cid:paraId="2258220F" w16cid:durableId="0ABF1BA5"/>
  <w16cid:commentId w16cid:paraId="5FC6ED36" w16cid:durableId="55826CDF"/>
  <w16cid:commentId w16cid:paraId="065AF927" w16cid:durableId="207DEEFF"/>
  <w16cid:commentId w16cid:paraId="6C3A0E8F" w16cid:durableId="578DAF40"/>
  <w16cid:commentId w16cid:paraId="30BBCD33" w16cid:durableId="26694BAA"/>
  <w16cid:commentId w16cid:paraId="419F45A9" w16cid:durableId="2807DD45"/>
  <w16cid:commentId w16cid:paraId="562C9B11" w16cid:durableId="216DC295"/>
  <w16cid:commentId w16cid:paraId="0792C594" w16cid:durableId="05FD3287"/>
  <w16cid:commentId w16cid:paraId="19D6280B" w16cid:durableId="38FCF616"/>
  <w16cid:commentId w16cid:paraId="214A3688" w16cid:durableId="184E9D1A"/>
  <w16cid:commentId w16cid:paraId="62E54B31" w16cid:durableId="51DF14F9"/>
  <w16cid:commentId w16cid:paraId="23351540" w16cid:durableId="514F2C04"/>
  <w16cid:commentId w16cid:paraId="0E861201" w16cid:durableId="2CC892F1"/>
  <w16cid:commentId w16cid:paraId="6CAE8E69" w16cid:durableId="3F756FFA"/>
  <w16cid:commentId w16cid:paraId="2C9E3C2B" w16cid:durableId="57A3E3A5"/>
  <w16cid:commentId w16cid:paraId="0F81D5B6" w16cid:durableId="416EE43B"/>
  <w16cid:commentId w16cid:paraId="4E22B7E4" w16cid:durableId="787E85E2"/>
  <w16cid:commentId w16cid:paraId="55DCA8AD" w16cid:durableId="3E65E08F"/>
  <w16cid:commentId w16cid:paraId="4F8FF839" w16cid:durableId="6E1122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D186" w14:textId="77777777" w:rsidR="001951A6" w:rsidRDefault="001951A6">
      <w:pPr>
        <w:spacing w:line="240" w:lineRule="auto"/>
      </w:pPr>
      <w:r>
        <w:separator/>
      </w:r>
    </w:p>
  </w:endnote>
  <w:endnote w:type="continuationSeparator" w:id="0">
    <w:p w14:paraId="6C564080" w14:textId="77777777" w:rsidR="001951A6" w:rsidRDefault="00195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3D5498A" w14:paraId="2EEFDF17" w14:textId="77777777" w:rsidTr="03D5498A">
      <w:trPr>
        <w:trHeight w:val="300"/>
      </w:trPr>
      <w:tc>
        <w:tcPr>
          <w:tcW w:w="3120" w:type="dxa"/>
        </w:tcPr>
        <w:p w14:paraId="57EE974E" w14:textId="7ECC8494" w:rsidR="03D5498A" w:rsidRDefault="03D5498A" w:rsidP="03D5498A">
          <w:pPr>
            <w:pStyle w:val="Header"/>
            <w:ind w:left="-115"/>
          </w:pPr>
        </w:p>
      </w:tc>
      <w:tc>
        <w:tcPr>
          <w:tcW w:w="3120" w:type="dxa"/>
        </w:tcPr>
        <w:p w14:paraId="34821F3F" w14:textId="3A3DF1D8" w:rsidR="03D5498A" w:rsidRDefault="03D5498A" w:rsidP="03D5498A">
          <w:pPr>
            <w:pStyle w:val="Header"/>
            <w:jc w:val="center"/>
          </w:pPr>
        </w:p>
      </w:tc>
      <w:tc>
        <w:tcPr>
          <w:tcW w:w="3120" w:type="dxa"/>
        </w:tcPr>
        <w:p w14:paraId="75CBDAB1" w14:textId="4D032BE9" w:rsidR="03D5498A" w:rsidRDefault="03D5498A" w:rsidP="03D5498A">
          <w:pPr>
            <w:pStyle w:val="Header"/>
            <w:ind w:right="-115"/>
            <w:jc w:val="right"/>
          </w:pPr>
        </w:p>
      </w:tc>
    </w:tr>
  </w:tbl>
  <w:p w14:paraId="1DA4B1F3" w14:textId="5FB7FA66" w:rsidR="03D5498A" w:rsidRDefault="03D5498A" w:rsidP="03D549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Change w:id="287" w:author="Khan, Ayesha" w:date="2026-04-03T22:32:00Z">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PrChange>
    </w:tblPr>
    <w:tblGrid>
      <w:gridCol w:w="3162"/>
      <w:gridCol w:w="3162"/>
      <w:gridCol w:w="3162"/>
      <w:tblGridChange w:id="288">
        <w:tblGrid>
          <w:gridCol w:w="3162"/>
          <w:gridCol w:w="3162"/>
          <w:gridCol w:w="3162"/>
        </w:tblGrid>
      </w:tblGridChange>
    </w:tblGrid>
    <w:tr w:rsidR="00717C4A" w14:paraId="7D947239" w14:textId="77777777" w:rsidTr="461AECA6">
      <w:trPr>
        <w:trHeight w:val="300"/>
        <w:trPrChange w:id="289" w:author="Khan, Ayesha" w:date="2026-04-03T22:32:00Z">
          <w:trPr>
            <w:trHeight w:val="300"/>
          </w:trPr>
        </w:trPrChange>
      </w:trPr>
      <w:tc>
        <w:tcPr>
          <w:tcW w:w="3162" w:type="dxa"/>
          <w:tcBorders>
            <w:top w:val="nil"/>
            <w:left w:val="nil"/>
            <w:bottom w:val="nil"/>
            <w:right w:val="nil"/>
          </w:tcBorders>
          <w:tcPrChange w:id="290" w:author="Khan, Ayesha" w:date="2026-04-03T22:32:00Z">
            <w:tcPr>
              <w:tcW w:w="3162" w:type="dxa"/>
              <w:tcBorders>
                <w:top w:val="nil"/>
                <w:left w:val="nil"/>
                <w:bottom w:val="nil"/>
                <w:right w:val="nil"/>
              </w:tcBorders>
            </w:tcPr>
          </w:tcPrChange>
        </w:tcPr>
        <w:p w14:paraId="74A48E93" w14:textId="7B4F3866" w:rsidR="00717C4A" w:rsidRDefault="002360D8">
          <w:pPr>
            <w:ind w:right="360"/>
          </w:pPr>
          <w:r>
            <w:t>Public Release</w:t>
          </w:r>
        </w:p>
      </w:tc>
      <w:tc>
        <w:tcPr>
          <w:tcW w:w="3162" w:type="dxa"/>
          <w:tcBorders>
            <w:top w:val="nil"/>
            <w:left w:val="nil"/>
            <w:bottom w:val="nil"/>
            <w:right w:val="nil"/>
          </w:tcBorders>
          <w:tcPrChange w:id="291" w:author="Khan, Ayesha" w:date="2026-04-03T22:32:00Z">
            <w:tcPr>
              <w:tcW w:w="3162" w:type="dxa"/>
              <w:tcBorders>
                <w:top w:val="nil"/>
                <w:left w:val="nil"/>
                <w:bottom w:val="nil"/>
                <w:right w:val="nil"/>
              </w:tcBorders>
            </w:tcPr>
          </w:tcPrChange>
        </w:tcPr>
        <w:p w14:paraId="67FE8BD8" w14:textId="04AC3EBC" w:rsidR="00717C4A" w:rsidRDefault="461AECA6">
          <w:pPr>
            <w:jc w:val="center"/>
          </w:pPr>
          <w:proofErr w:type="spellStart"/>
          <w:r>
            <w:t>QuantumShell</w:t>
          </w:r>
          <w:proofErr w:type="spellEnd"/>
          <w:r>
            <w:t>, 2026</w:t>
          </w:r>
        </w:p>
      </w:tc>
      <w:tc>
        <w:tcPr>
          <w:tcW w:w="3162" w:type="dxa"/>
          <w:tcBorders>
            <w:top w:val="nil"/>
            <w:left w:val="nil"/>
            <w:bottom w:val="nil"/>
            <w:right w:val="nil"/>
          </w:tcBorders>
          <w:tcPrChange w:id="292" w:author="Khan, Ayesha" w:date="2026-04-03T22:32:00Z">
            <w:tcPr>
              <w:tcW w:w="3162" w:type="dxa"/>
              <w:tcBorders>
                <w:top w:val="nil"/>
                <w:left w:val="nil"/>
                <w:bottom w:val="nil"/>
                <w:right w:val="nil"/>
              </w:tcBorders>
            </w:tcPr>
          </w:tcPrChange>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0B854" w14:textId="77777777" w:rsidR="001951A6" w:rsidRDefault="001951A6">
      <w:pPr>
        <w:spacing w:line="240" w:lineRule="auto"/>
      </w:pPr>
      <w:r>
        <w:separator/>
      </w:r>
    </w:p>
  </w:footnote>
  <w:footnote w:type="continuationSeparator" w:id="0">
    <w:p w14:paraId="4ABA7751" w14:textId="77777777" w:rsidR="001951A6" w:rsidRDefault="001951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5A70" w14:textId="77777777" w:rsidR="00717C4A" w:rsidRDefault="00717C4A">
    <w:pPr>
      <w:rPr>
        <w:sz w:val="24"/>
      </w:rPr>
    </w:pPr>
  </w:p>
  <w:p w14:paraId="0AA15D86" w14:textId="77777777" w:rsidR="00717C4A" w:rsidRDefault="00717C4A">
    <w:pPr>
      <w:pBdr>
        <w:top w:val="single" w:sz="6" w:space="1" w:color="auto"/>
      </w:pBdr>
      <w:rPr>
        <w:sz w:val="24"/>
      </w:rPr>
    </w:pPr>
  </w:p>
  <w:p w14:paraId="1F0BAB45" w14:textId="0902DB02" w:rsidR="03D5498A" w:rsidRDefault="03D5498A" w:rsidP="03D5498A">
    <w:pPr>
      <w:pBdr>
        <w:bottom w:val="single" w:sz="6" w:space="1" w:color="auto"/>
      </w:pBdr>
      <w:jc w:val="right"/>
      <w:rPr>
        <w:rFonts w:ascii="Arial" w:hAnsi="Arial"/>
        <w:b/>
        <w:bCs/>
        <w:sz w:val="36"/>
        <w:szCs w:val="36"/>
      </w:rPr>
    </w:pPr>
    <w:proofErr w:type="spellStart"/>
    <w:r w:rsidRPr="03D5498A">
      <w:rPr>
        <w:rFonts w:ascii="Arial" w:hAnsi="Arial"/>
        <w:b/>
        <w:bCs/>
        <w:sz w:val="36"/>
        <w:szCs w:val="36"/>
      </w:rPr>
      <w:t>QuantumShell</w:t>
    </w:r>
    <w:proofErr w:type="spellEnd"/>
  </w:p>
  <w:p w14:paraId="2067F2A5" w14:textId="77777777" w:rsidR="00717C4A" w:rsidRDefault="00717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rsidTr="461AECA6">
      <w:tc>
        <w:tcPr>
          <w:tcW w:w="6379" w:type="dxa"/>
        </w:tcPr>
        <w:p w14:paraId="47C220A6" w14:textId="4A2AB2A4" w:rsidR="00717C4A" w:rsidRPr="00734107" w:rsidRDefault="03D5498A" w:rsidP="03D5498A">
          <w:r w:rsidRPr="03D5498A">
            <w:t>Omnium</w:t>
          </w:r>
        </w:p>
      </w:tc>
      <w:tc>
        <w:tcPr>
          <w:tcW w:w="3179" w:type="dxa"/>
        </w:tcPr>
        <w:p w14:paraId="7D6B5C2A" w14:textId="4CDB41C0" w:rsidR="00717C4A" w:rsidRDefault="03D5498A">
          <w:pPr>
            <w:tabs>
              <w:tab w:val="left" w:pos="1135"/>
            </w:tabs>
            <w:spacing w:before="40"/>
            <w:ind w:right="68"/>
          </w:pPr>
          <w:r>
            <w:t xml:space="preserve">  Version:           </w:t>
          </w:r>
          <w:r w:rsidRPr="03D5498A">
            <w:t xml:space="preserve">  1.0</w:t>
          </w:r>
        </w:p>
      </w:tc>
    </w:tr>
    <w:tr w:rsidR="00717C4A" w14:paraId="269AEAC3" w14:textId="77777777" w:rsidTr="461AECA6">
      <w:tc>
        <w:tcPr>
          <w:tcW w:w="6379" w:type="dxa"/>
        </w:tcPr>
        <w:p w14:paraId="2CB3D00D" w14:textId="7CDC6A4E" w:rsidR="00717C4A" w:rsidRDefault="00930D70">
          <w:r>
            <w:t>Design Document</w:t>
          </w:r>
        </w:p>
      </w:tc>
      <w:tc>
        <w:tcPr>
          <w:tcW w:w="3179" w:type="dxa"/>
        </w:tcPr>
        <w:p w14:paraId="09413BAC" w14:textId="01F97A10" w:rsidR="00717C4A" w:rsidRDefault="461AECA6">
          <w:r>
            <w:t xml:space="preserve">  Date:            04/03/2026</w:t>
          </w:r>
        </w:p>
      </w:tc>
    </w:tr>
    <w:tr w:rsidR="00717C4A" w14:paraId="77970165" w14:textId="77777777" w:rsidTr="461AECA6">
      <w:tc>
        <w:tcPr>
          <w:tcW w:w="9558" w:type="dxa"/>
          <w:gridSpan w:val="2"/>
        </w:tcPr>
        <w:p w14:paraId="202CF3F0" w14:textId="67954883" w:rsidR="00717C4A" w:rsidRDefault="00741678">
          <w:r>
            <w:t xml:space="preserve">Software </w:t>
          </w:r>
          <w:r w:rsidR="00930D70">
            <w:t>Design</w:t>
          </w:r>
          <w:r>
            <w:t xml:space="preserve"> </w:t>
          </w:r>
          <w:r w:rsidR="00930D70">
            <w:t>Document</w:t>
          </w:r>
        </w:p>
      </w:tc>
    </w:tr>
  </w:tbl>
  <w:p w14:paraId="771D7D45" w14:textId="77777777" w:rsidR="00717C4A" w:rsidRDefault="00717C4A">
    <w:pPr>
      <w:pStyle w:val="Header"/>
    </w:pPr>
  </w:p>
</w:hdr>
</file>

<file path=word/intelligence2.xml><?xml version="1.0" encoding="utf-8"?>
<int2:intelligence xmlns:int2="http://schemas.microsoft.com/office/intelligence/2020/intelligence" xmlns:oel="http://schemas.microsoft.com/office/2019/extlst">
  <int2:observations>
    <int2:textHash int2:hashCode="+8AYZ5MWlW1zTI" int2:id="MeEMAqX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160537"/>
    <w:multiLevelType w:val="hybridMultilevel"/>
    <w:tmpl w:val="449C9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FB9ACBE"/>
    <w:multiLevelType w:val="hybridMultilevel"/>
    <w:tmpl w:val="5350B6F4"/>
    <w:lvl w:ilvl="0" w:tplc="42309A42">
      <w:start w:val="1"/>
      <w:numFmt w:val="bullet"/>
      <w:lvlText w:val=""/>
      <w:lvlJc w:val="left"/>
      <w:pPr>
        <w:ind w:left="720" w:hanging="360"/>
      </w:pPr>
      <w:rPr>
        <w:rFonts w:ascii="Symbol" w:hAnsi="Symbol" w:hint="default"/>
      </w:rPr>
    </w:lvl>
    <w:lvl w:ilvl="1" w:tplc="4250438C">
      <w:start w:val="1"/>
      <w:numFmt w:val="bullet"/>
      <w:lvlText w:val="o"/>
      <w:lvlJc w:val="left"/>
      <w:pPr>
        <w:ind w:left="1440" w:hanging="360"/>
      </w:pPr>
      <w:rPr>
        <w:rFonts w:ascii="Courier New" w:hAnsi="Courier New" w:hint="default"/>
      </w:rPr>
    </w:lvl>
    <w:lvl w:ilvl="2" w:tplc="D4A8C9C8">
      <w:start w:val="1"/>
      <w:numFmt w:val="bullet"/>
      <w:lvlText w:val=""/>
      <w:lvlJc w:val="left"/>
      <w:pPr>
        <w:ind w:left="2160" w:hanging="360"/>
      </w:pPr>
      <w:rPr>
        <w:rFonts w:ascii="Wingdings" w:hAnsi="Wingdings" w:hint="default"/>
      </w:rPr>
    </w:lvl>
    <w:lvl w:ilvl="3" w:tplc="70F2877E">
      <w:start w:val="1"/>
      <w:numFmt w:val="bullet"/>
      <w:lvlText w:val=""/>
      <w:lvlJc w:val="left"/>
      <w:pPr>
        <w:ind w:left="2880" w:hanging="360"/>
      </w:pPr>
      <w:rPr>
        <w:rFonts w:ascii="Symbol" w:hAnsi="Symbol" w:hint="default"/>
      </w:rPr>
    </w:lvl>
    <w:lvl w:ilvl="4" w:tplc="5D8ADDE2">
      <w:start w:val="1"/>
      <w:numFmt w:val="bullet"/>
      <w:lvlText w:val="o"/>
      <w:lvlJc w:val="left"/>
      <w:pPr>
        <w:ind w:left="3600" w:hanging="360"/>
      </w:pPr>
      <w:rPr>
        <w:rFonts w:ascii="Courier New" w:hAnsi="Courier New" w:hint="default"/>
      </w:rPr>
    </w:lvl>
    <w:lvl w:ilvl="5" w:tplc="AB6CBA72">
      <w:start w:val="1"/>
      <w:numFmt w:val="bullet"/>
      <w:lvlText w:val=""/>
      <w:lvlJc w:val="left"/>
      <w:pPr>
        <w:ind w:left="4320" w:hanging="360"/>
      </w:pPr>
      <w:rPr>
        <w:rFonts w:ascii="Wingdings" w:hAnsi="Wingdings" w:hint="default"/>
      </w:rPr>
    </w:lvl>
    <w:lvl w:ilvl="6" w:tplc="4F1C6CE4">
      <w:start w:val="1"/>
      <w:numFmt w:val="bullet"/>
      <w:lvlText w:val=""/>
      <w:lvlJc w:val="left"/>
      <w:pPr>
        <w:ind w:left="5040" w:hanging="360"/>
      </w:pPr>
      <w:rPr>
        <w:rFonts w:ascii="Symbol" w:hAnsi="Symbol" w:hint="default"/>
      </w:rPr>
    </w:lvl>
    <w:lvl w:ilvl="7" w:tplc="D116B93C">
      <w:start w:val="1"/>
      <w:numFmt w:val="bullet"/>
      <w:lvlText w:val="o"/>
      <w:lvlJc w:val="left"/>
      <w:pPr>
        <w:ind w:left="5760" w:hanging="360"/>
      </w:pPr>
      <w:rPr>
        <w:rFonts w:ascii="Courier New" w:hAnsi="Courier New" w:hint="default"/>
      </w:rPr>
    </w:lvl>
    <w:lvl w:ilvl="8" w:tplc="A834685C">
      <w:start w:val="1"/>
      <w:numFmt w:val="bullet"/>
      <w:lvlText w:val=""/>
      <w:lvlJc w:val="left"/>
      <w:pPr>
        <w:ind w:left="6480" w:hanging="360"/>
      </w:pPr>
      <w:rPr>
        <w:rFonts w:ascii="Wingdings" w:hAnsi="Wingdings" w:hint="default"/>
      </w:r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E3F5B80"/>
    <w:multiLevelType w:val="hybridMultilevel"/>
    <w:tmpl w:val="F8441424"/>
    <w:lvl w:ilvl="0" w:tplc="2AC40C7C">
      <w:start w:val="1"/>
      <w:numFmt w:val="bullet"/>
      <w:lvlText w:val=""/>
      <w:lvlJc w:val="left"/>
      <w:pPr>
        <w:ind w:left="360" w:hanging="360"/>
      </w:pPr>
      <w:rPr>
        <w:rFonts w:ascii="Symbol" w:hAnsi="Symbol" w:hint="default"/>
      </w:rPr>
    </w:lvl>
    <w:lvl w:ilvl="1" w:tplc="59EC0EDA">
      <w:start w:val="1"/>
      <w:numFmt w:val="bullet"/>
      <w:lvlText w:val="o"/>
      <w:lvlJc w:val="left"/>
      <w:pPr>
        <w:ind w:left="1080" w:hanging="360"/>
      </w:pPr>
      <w:rPr>
        <w:rFonts w:ascii="Courier New" w:hAnsi="Courier New" w:hint="default"/>
      </w:rPr>
    </w:lvl>
    <w:lvl w:ilvl="2" w:tplc="1EBC7AD4">
      <w:start w:val="1"/>
      <w:numFmt w:val="bullet"/>
      <w:lvlText w:val=""/>
      <w:lvlJc w:val="left"/>
      <w:pPr>
        <w:ind w:left="1800" w:hanging="360"/>
      </w:pPr>
      <w:rPr>
        <w:rFonts w:ascii="Wingdings" w:hAnsi="Wingdings" w:hint="default"/>
      </w:rPr>
    </w:lvl>
    <w:lvl w:ilvl="3" w:tplc="B8D2E772">
      <w:start w:val="1"/>
      <w:numFmt w:val="bullet"/>
      <w:lvlText w:val=""/>
      <w:lvlJc w:val="left"/>
      <w:pPr>
        <w:ind w:left="2520" w:hanging="360"/>
      </w:pPr>
      <w:rPr>
        <w:rFonts w:ascii="Symbol" w:hAnsi="Symbol" w:hint="default"/>
      </w:rPr>
    </w:lvl>
    <w:lvl w:ilvl="4" w:tplc="9EB2B0AA">
      <w:start w:val="1"/>
      <w:numFmt w:val="bullet"/>
      <w:lvlText w:val="o"/>
      <w:lvlJc w:val="left"/>
      <w:pPr>
        <w:ind w:left="3240" w:hanging="360"/>
      </w:pPr>
      <w:rPr>
        <w:rFonts w:ascii="Courier New" w:hAnsi="Courier New" w:hint="default"/>
      </w:rPr>
    </w:lvl>
    <w:lvl w:ilvl="5" w:tplc="09988CEE">
      <w:start w:val="1"/>
      <w:numFmt w:val="bullet"/>
      <w:lvlText w:val=""/>
      <w:lvlJc w:val="left"/>
      <w:pPr>
        <w:ind w:left="3960" w:hanging="360"/>
      </w:pPr>
      <w:rPr>
        <w:rFonts w:ascii="Wingdings" w:hAnsi="Wingdings" w:hint="default"/>
      </w:rPr>
    </w:lvl>
    <w:lvl w:ilvl="6" w:tplc="F1668C30">
      <w:start w:val="1"/>
      <w:numFmt w:val="bullet"/>
      <w:lvlText w:val=""/>
      <w:lvlJc w:val="left"/>
      <w:pPr>
        <w:ind w:left="4680" w:hanging="360"/>
      </w:pPr>
      <w:rPr>
        <w:rFonts w:ascii="Symbol" w:hAnsi="Symbol" w:hint="default"/>
      </w:rPr>
    </w:lvl>
    <w:lvl w:ilvl="7" w:tplc="8C865594">
      <w:start w:val="1"/>
      <w:numFmt w:val="bullet"/>
      <w:lvlText w:val="o"/>
      <w:lvlJc w:val="left"/>
      <w:pPr>
        <w:ind w:left="5400" w:hanging="360"/>
      </w:pPr>
      <w:rPr>
        <w:rFonts w:ascii="Courier New" w:hAnsi="Courier New" w:hint="default"/>
      </w:rPr>
    </w:lvl>
    <w:lvl w:ilvl="8" w:tplc="96526CA0">
      <w:start w:val="1"/>
      <w:numFmt w:val="bullet"/>
      <w:lvlText w:val=""/>
      <w:lvlJc w:val="left"/>
      <w:pPr>
        <w:ind w:left="6120" w:hanging="360"/>
      </w:pPr>
      <w:rPr>
        <w:rFonts w:ascii="Wingdings" w:hAnsi="Wingdings" w:hint="default"/>
      </w:rPr>
    </w:lvl>
  </w:abstractNum>
  <w:abstractNum w:abstractNumId="9"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3B16473"/>
    <w:multiLevelType w:val="hybridMultilevel"/>
    <w:tmpl w:val="360838B4"/>
    <w:lvl w:ilvl="0" w:tplc="D5B2B0E2">
      <w:start w:val="1"/>
      <w:numFmt w:val="bullet"/>
      <w:lvlText w:val=""/>
      <w:lvlJc w:val="left"/>
      <w:pPr>
        <w:ind w:left="720" w:hanging="360"/>
      </w:pPr>
      <w:rPr>
        <w:rFonts w:ascii="Symbol" w:hAnsi="Symbol" w:hint="default"/>
      </w:rPr>
    </w:lvl>
    <w:lvl w:ilvl="1" w:tplc="39863E0E">
      <w:start w:val="1"/>
      <w:numFmt w:val="bullet"/>
      <w:lvlText w:val="o"/>
      <w:lvlJc w:val="left"/>
      <w:pPr>
        <w:ind w:left="1440" w:hanging="360"/>
      </w:pPr>
      <w:rPr>
        <w:rFonts w:ascii="Courier New" w:hAnsi="Courier New" w:hint="default"/>
      </w:rPr>
    </w:lvl>
    <w:lvl w:ilvl="2" w:tplc="12187C08">
      <w:start w:val="1"/>
      <w:numFmt w:val="bullet"/>
      <w:lvlText w:val=""/>
      <w:lvlJc w:val="left"/>
      <w:pPr>
        <w:ind w:left="2160" w:hanging="360"/>
      </w:pPr>
      <w:rPr>
        <w:rFonts w:ascii="Wingdings" w:hAnsi="Wingdings" w:hint="default"/>
      </w:rPr>
    </w:lvl>
    <w:lvl w:ilvl="3" w:tplc="D1ECE762">
      <w:start w:val="1"/>
      <w:numFmt w:val="bullet"/>
      <w:lvlText w:val=""/>
      <w:lvlJc w:val="left"/>
      <w:pPr>
        <w:ind w:left="2880" w:hanging="360"/>
      </w:pPr>
      <w:rPr>
        <w:rFonts w:ascii="Symbol" w:hAnsi="Symbol" w:hint="default"/>
      </w:rPr>
    </w:lvl>
    <w:lvl w:ilvl="4" w:tplc="20C483BA">
      <w:start w:val="1"/>
      <w:numFmt w:val="bullet"/>
      <w:lvlText w:val="o"/>
      <w:lvlJc w:val="left"/>
      <w:pPr>
        <w:ind w:left="3600" w:hanging="360"/>
      </w:pPr>
      <w:rPr>
        <w:rFonts w:ascii="Courier New" w:hAnsi="Courier New" w:hint="default"/>
      </w:rPr>
    </w:lvl>
    <w:lvl w:ilvl="5" w:tplc="DA9E7854">
      <w:start w:val="1"/>
      <w:numFmt w:val="bullet"/>
      <w:lvlText w:val=""/>
      <w:lvlJc w:val="left"/>
      <w:pPr>
        <w:ind w:left="4320" w:hanging="360"/>
      </w:pPr>
      <w:rPr>
        <w:rFonts w:ascii="Wingdings" w:hAnsi="Wingdings" w:hint="default"/>
      </w:rPr>
    </w:lvl>
    <w:lvl w:ilvl="6" w:tplc="9940DC32">
      <w:start w:val="1"/>
      <w:numFmt w:val="bullet"/>
      <w:lvlText w:val=""/>
      <w:lvlJc w:val="left"/>
      <w:pPr>
        <w:ind w:left="5040" w:hanging="360"/>
      </w:pPr>
      <w:rPr>
        <w:rFonts w:ascii="Symbol" w:hAnsi="Symbol" w:hint="default"/>
      </w:rPr>
    </w:lvl>
    <w:lvl w:ilvl="7" w:tplc="072C9674">
      <w:start w:val="1"/>
      <w:numFmt w:val="bullet"/>
      <w:lvlText w:val="o"/>
      <w:lvlJc w:val="left"/>
      <w:pPr>
        <w:ind w:left="5760" w:hanging="360"/>
      </w:pPr>
      <w:rPr>
        <w:rFonts w:ascii="Courier New" w:hAnsi="Courier New" w:hint="default"/>
      </w:rPr>
    </w:lvl>
    <w:lvl w:ilvl="8" w:tplc="49D25A76">
      <w:start w:val="1"/>
      <w:numFmt w:val="bullet"/>
      <w:lvlText w:val=""/>
      <w:lvlJc w:val="left"/>
      <w:pPr>
        <w:ind w:left="6480" w:hanging="360"/>
      </w:pPr>
      <w:rPr>
        <w:rFonts w:ascii="Wingdings" w:hAnsi="Wingdings" w:hint="default"/>
      </w:rPr>
    </w:lvl>
  </w:abstractNum>
  <w:abstractNum w:abstractNumId="12" w15:restartNumberingAfterBreak="0">
    <w:nsid w:val="249B9234"/>
    <w:multiLevelType w:val="hybridMultilevel"/>
    <w:tmpl w:val="E738CF10"/>
    <w:lvl w:ilvl="0" w:tplc="3A10F2DE">
      <w:start w:val="1"/>
      <w:numFmt w:val="bullet"/>
      <w:lvlText w:val=""/>
      <w:lvlJc w:val="left"/>
      <w:pPr>
        <w:ind w:left="360" w:hanging="360"/>
      </w:pPr>
      <w:rPr>
        <w:rFonts w:ascii="Symbol" w:hAnsi="Symbol" w:hint="default"/>
      </w:rPr>
    </w:lvl>
    <w:lvl w:ilvl="1" w:tplc="C764FACA">
      <w:start w:val="1"/>
      <w:numFmt w:val="bullet"/>
      <w:lvlText w:val="o"/>
      <w:lvlJc w:val="left"/>
      <w:pPr>
        <w:ind w:left="1080" w:hanging="360"/>
      </w:pPr>
      <w:rPr>
        <w:rFonts w:ascii="Courier New" w:hAnsi="Courier New" w:hint="default"/>
      </w:rPr>
    </w:lvl>
    <w:lvl w:ilvl="2" w:tplc="B70E36E6">
      <w:start w:val="1"/>
      <w:numFmt w:val="bullet"/>
      <w:lvlText w:val=""/>
      <w:lvlJc w:val="left"/>
      <w:pPr>
        <w:ind w:left="1800" w:hanging="360"/>
      </w:pPr>
      <w:rPr>
        <w:rFonts w:ascii="Wingdings" w:hAnsi="Wingdings" w:hint="default"/>
      </w:rPr>
    </w:lvl>
    <w:lvl w:ilvl="3" w:tplc="920C5D5C">
      <w:start w:val="1"/>
      <w:numFmt w:val="bullet"/>
      <w:lvlText w:val=""/>
      <w:lvlJc w:val="left"/>
      <w:pPr>
        <w:ind w:left="2520" w:hanging="360"/>
      </w:pPr>
      <w:rPr>
        <w:rFonts w:ascii="Symbol" w:hAnsi="Symbol" w:hint="default"/>
      </w:rPr>
    </w:lvl>
    <w:lvl w:ilvl="4" w:tplc="EB0E06C2">
      <w:start w:val="1"/>
      <w:numFmt w:val="bullet"/>
      <w:lvlText w:val="o"/>
      <w:lvlJc w:val="left"/>
      <w:pPr>
        <w:ind w:left="3240" w:hanging="360"/>
      </w:pPr>
      <w:rPr>
        <w:rFonts w:ascii="Courier New" w:hAnsi="Courier New" w:hint="default"/>
      </w:rPr>
    </w:lvl>
    <w:lvl w:ilvl="5" w:tplc="9120077C">
      <w:start w:val="1"/>
      <w:numFmt w:val="bullet"/>
      <w:lvlText w:val=""/>
      <w:lvlJc w:val="left"/>
      <w:pPr>
        <w:ind w:left="3960" w:hanging="360"/>
      </w:pPr>
      <w:rPr>
        <w:rFonts w:ascii="Wingdings" w:hAnsi="Wingdings" w:hint="default"/>
      </w:rPr>
    </w:lvl>
    <w:lvl w:ilvl="6" w:tplc="9DCE5E9C">
      <w:start w:val="1"/>
      <w:numFmt w:val="bullet"/>
      <w:lvlText w:val=""/>
      <w:lvlJc w:val="left"/>
      <w:pPr>
        <w:ind w:left="4680" w:hanging="360"/>
      </w:pPr>
      <w:rPr>
        <w:rFonts w:ascii="Symbol" w:hAnsi="Symbol" w:hint="default"/>
      </w:rPr>
    </w:lvl>
    <w:lvl w:ilvl="7" w:tplc="22BA7B92">
      <w:start w:val="1"/>
      <w:numFmt w:val="bullet"/>
      <w:lvlText w:val="o"/>
      <w:lvlJc w:val="left"/>
      <w:pPr>
        <w:ind w:left="5400" w:hanging="360"/>
      </w:pPr>
      <w:rPr>
        <w:rFonts w:ascii="Courier New" w:hAnsi="Courier New" w:hint="default"/>
      </w:rPr>
    </w:lvl>
    <w:lvl w:ilvl="8" w:tplc="07D4C4F6">
      <w:start w:val="1"/>
      <w:numFmt w:val="bullet"/>
      <w:lvlText w:val=""/>
      <w:lvlJc w:val="left"/>
      <w:pPr>
        <w:ind w:left="6120" w:hanging="360"/>
      </w:pPr>
      <w:rPr>
        <w:rFonts w:ascii="Wingdings" w:hAnsi="Wingdings" w:hint="default"/>
      </w:rPr>
    </w:lvl>
  </w:abstractNum>
  <w:abstractNum w:abstractNumId="13"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C2D3C05"/>
    <w:multiLevelType w:val="hybridMultilevel"/>
    <w:tmpl w:val="2778829A"/>
    <w:lvl w:ilvl="0" w:tplc="C32E5E3C">
      <w:start w:val="1"/>
      <w:numFmt w:val="bullet"/>
      <w:lvlText w:val=""/>
      <w:lvlJc w:val="left"/>
      <w:pPr>
        <w:ind w:left="720" w:hanging="360"/>
      </w:pPr>
      <w:rPr>
        <w:rFonts w:ascii="Symbol" w:hAnsi="Symbol" w:hint="default"/>
      </w:rPr>
    </w:lvl>
    <w:lvl w:ilvl="1" w:tplc="95C8BB5C">
      <w:start w:val="1"/>
      <w:numFmt w:val="bullet"/>
      <w:lvlText w:val="o"/>
      <w:lvlJc w:val="left"/>
      <w:pPr>
        <w:ind w:left="1440" w:hanging="360"/>
      </w:pPr>
      <w:rPr>
        <w:rFonts w:ascii="Courier New" w:hAnsi="Courier New" w:hint="default"/>
      </w:rPr>
    </w:lvl>
    <w:lvl w:ilvl="2" w:tplc="66705BF2">
      <w:start w:val="1"/>
      <w:numFmt w:val="bullet"/>
      <w:lvlText w:val=""/>
      <w:lvlJc w:val="left"/>
      <w:pPr>
        <w:ind w:left="2160" w:hanging="360"/>
      </w:pPr>
      <w:rPr>
        <w:rFonts w:ascii="Wingdings" w:hAnsi="Wingdings" w:hint="default"/>
      </w:rPr>
    </w:lvl>
    <w:lvl w:ilvl="3" w:tplc="A816E0BA">
      <w:start w:val="1"/>
      <w:numFmt w:val="bullet"/>
      <w:lvlText w:val=""/>
      <w:lvlJc w:val="left"/>
      <w:pPr>
        <w:ind w:left="2880" w:hanging="360"/>
      </w:pPr>
      <w:rPr>
        <w:rFonts w:ascii="Symbol" w:hAnsi="Symbol" w:hint="default"/>
      </w:rPr>
    </w:lvl>
    <w:lvl w:ilvl="4" w:tplc="C2D02D66">
      <w:start w:val="1"/>
      <w:numFmt w:val="bullet"/>
      <w:lvlText w:val="o"/>
      <w:lvlJc w:val="left"/>
      <w:pPr>
        <w:ind w:left="3600" w:hanging="360"/>
      </w:pPr>
      <w:rPr>
        <w:rFonts w:ascii="Courier New" w:hAnsi="Courier New" w:hint="default"/>
      </w:rPr>
    </w:lvl>
    <w:lvl w:ilvl="5" w:tplc="0BAADC34">
      <w:start w:val="1"/>
      <w:numFmt w:val="bullet"/>
      <w:lvlText w:val=""/>
      <w:lvlJc w:val="left"/>
      <w:pPr>
        <w:ind w:left="4320" w:hanging="360"/>
      </w:pPr>
      <w:rPr>
        <w:rFonts w:ascii="Wingdings" w:hAnsi="Wingdings" w:hint="default"/>
      </w:rPr>
    </w:lvl>
    <w:lvl w:ilvl="6" w:tplc="4B660FA6">
      <w:start w:val="1"/>
      <w:numFmt w:val="bullet"/>
      <w:lvlText w:val=""/>
      <w:lvlJc w:val="left"/>
      <w:pPr>
        <w:ind w:left="5040" w:hanging="360"/>
      </w:pPr>
      <w:rPr>
        <w:rFonts w:ascii="Symbol" w:hAnsi="Symbol" w:hint="default"/>
      </w:rPr>
    </w:lvl>
    <w:lvl w:ilvl="7" w:tplc="C130F7AC">
      <w:start w:val="1"/>
      <w:numFmt w:val="bullet"/>
      <w:lvlText w:val="o"/>
      <w:lvlJc w:val="left"/>
      <w:pPr>
        <w:ind w:left="5760" w:hanging="360"/>
      </w:pPr>
      <w:rPr>
        <w:rFonts w:ascii="Courier New" w:hAnsi="Courier New" w:hint="default"/>
      </w:rPr>
    </w:lvl>
    <w:lvl w:ilvl="8" w:tplc="0778E8A2">
      <w:start w:val="1"/>
      <w:numFmt w:val="bullet"/>
      <w:lvlText w:val=""/>
      <w:lvlJc w:val="left"/>
      <w:pPr>
        <w:ind w:left="6480" w:hanging="360"/>
      </w:pPr>
      <w:rPr>
        <w:rFonts w:ascii="Wingdings" w:hAnsi="Wingdings" w:hint="default"/>
      </w:rPr>
    </w:lvl>
  </w:abstractNum>
  <w:abstractNum w:abstractNumId="24"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77D562F"/>
    <w:multiLevelType w:val="hybridMultilevel"/>
    <w:tmpl w:val="BF00E364"/>
    <w:lvl w:ilvl="0" w:tplc="FCEA32A4">
      <w:start w:val="1"/>
      <w:numFmt w:val="bullet"/>
      <w:lvlText w:val=""/>
      <w:lvlJc w:val="left"/>
      <w:pPr>
        <w:ind w:left="360" w:hanging="360"/>
      </w:pPr>
      <w:rPr>
        <w:rFonts w:ascii="Symbol" w:hAnsi="Symbol" w:hint="default"/>
      </w:rPr>
    </w:lvl>
    <w:lvl w:ilvl="1" w:tplc="48487424">
      <w:start w:val="1"/>
      <w:numFmt w:val="bullet"/>
      <w:lvlText w:val="o"/>
      <w:lvlJc w:val="left"/>
      <w:pPr>
        <w:ind w:left="1080" w:hanging="360"/>
      </w:pPr>
      <w:rPr>
        <w:rFonts w:ascii="Courier New" w:hAnsi="Courier New" w:hint="default"/>
      </w:rPr>
    </w:lvl>
    <w:lvl w:ilvl="2" w:tplc="26F02658">
      <w:start w:val="1"/>
      <w:numFmt w:val="bullet"/>
      <w:lvlText w:val=""/>
      <w:lvlJc w:val="left"/>
      <w:pPr>
        <w:ind w:left="1800" w:hanging="360"/>
      </w:pPr>
      <w:rPr>
        <w:rFonts w:ascii="Wingdings" w:hAnsi="Wingdings" w:hint="default"/>
      </w:rPr>
    </w:lvl>
    <w:lvl w:ilvl="3" w:tplc="69CE8BEE">
      <w:start w:val="1"/>
      <w:numFmt w:val="bullet"/>
      <w:lvlText w:val=""/>
      <w:lvlJc w:val="left"/>
      <w:pPr>
        <w:ind w:left="2520" w:hanging="360"/>
      </w:pPr>
      <w:rPr>
        <w:rFonts w:ascii="Symbol" w:hAnsi="Symbol" w:hint="default"/>
      </w:rPr>
    </w:lvl>
    <w:lvl w:ilvl="4" w:tplc="B5AE424A">
      <w:start w:val="1"/>
      <w:numFmt w:val="bullet"/>
      <w:lvlText w:val="o"/>
      <w:lvlJc w:val="left"/>
      <w:pPr>
        <w:ind w:left="3240" w:hanging="360"/>
      </w:pPr>
      <w:rPr>
        <w:rFonts w:ascii="Courier New" w:hAnsi="Courier New" w:hint="default"/>
      </w:rPr>
    </w:lvl>
    <w:lvl w:ilvl="5" w:tplc="A3987936">
      <w:start w:val="1"/>
      <w:numFmt w:val="bullet"/>
      <w:lvlText w:val=""/>
      <w:lvlJc w:val="left"/>
      <w:pPr>
        <w:ind w:left="3960" w:hanging="360"/>
      </w:pPr>
      <w:rPr>
        <w:rFonts w:ascii="Wingdings" w:hAnsi="Wingdings" w:hint="default"/>
      </w:rPr>
    </w:lvl>
    <w:lvl w:ilvl="6" w:tplc="AB66025E">
      <w:start w:val="1"/>
      <w:numFmt w:val="bullet"/>
      <w:lvlText w:val=""/>
      <w:lvlJc w:val="left"/>
      <w:pPr>
        <w:ind w:left="4680" w:hanging="360"/>
      </w:pPr>
      <w:rPr>
        <w:rFonts w:ascii="Symbol" w:hAnsi="Symbol" w:hint="default"/>
      </w:rPr>
    </w:lvl>
    <w:lvl w:ilvl="7" w:tplc="3F947560">
      <w:start w:val="1"/>
      <w:numFmt w:val="bullet"/>
      <w:lvlText w:val="o"/>
      <w:lvlJc w:val="left"/>
      <w:pPr>
        <w:ind w:left="5400" w:hanging="360"/>
      </w:pPr>
      <w:rPr>
        <w:rFonts w:ascii="Courier New" w:hAnsi="Courier New" w:hint="default"/>
      </w:rPr>
    </w:lvl>
    <w:lvl w:ilvl="8" w:tplc="63DA0040">
      <w:start w:val="1"/>
      <w:numFmt w:val="bullet"/>
      <w:lvlText w:val=""/>
      <w:lvlJc w:val="left"/>
      <w:pPr>
        <w:ind w:left="6120" w:hanging="360"/>
      </w:pPr>
      <w:rPr>
        <w:rFonts w:ascii="Wingdings" w:hAnsi="Wingdings" w:hint="default"/>
      </w:rPr>
    </w:lvl>
  </w:abstractNum>
  <w:abstractNum w:abstractNumId="26"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1722732"/>
    <w:multiLevelType w:val="hybridMultilevel"/>
    <w:tmpl w:val="2AA0942C"/>
    <w:lvl w:ilvl="0" w:tplc="EC7E2A84">
      <w:start w:val="1"/>
      <w:numFmt w:val="bullet"/>
      <w:lvlText w:val=""/>
      <w:lvlJc w:val="left"/>
      <w:pPr>
        <w:ind w:left="720" w:hanging="360"/>
      </w:pPr>
      <w:rPr>
        <w:rFonts w:ascii="Symbol" w:hAnsi="Symbol" w:hint="default"/>
      </w:rPr>
    </w:lvl>
    <w:lvl w:ilvl="1" w:tplc="9236B5D6">
      <w:start w:val="1"/>
      <w:numFmt w:val="bullet"/>
      <w:lvlText w:val="o"/>
      <w:lvlJc w:val="left"/>
      <w:pPr>
        <w:ind w:left="1440" w:hanging="360"/>
      </w:pPr>
      <w:rPr>
        <w:rFonts w:ascii="Courier New" w:hAnsi="Courier New" w:hint="default"/>
      </w:rPr>
    </w:lvl>
    <w:lvl w:ilvl="2" w:tplc="63481502">
      <w:start w:val="1"/>
      <w:numFmt w:val="bullet"/>
      <w:lvlText w:val=""/>
      <w:lvlJc w:val="left"/>
      <w:pPr>
        <w:ind w:left="2160" w:hanging="360"/>
      </w:pPr>
      <w:rPr>
        <w:rFonts w:ascii="Wingdings" w:hAnsi="Wingdings" w:hint="default"/>
      </w:rPr>
    </w:lvl>
    <w:lvl w:ilvl="3" w:tplc="62DE7312">
      <w:start w:val="1"/>
      <w:numFmt w:val="bullet"/>
      <w:lvlText w:val=""/>
      <w:lvlJc w:val="left"/>
      <w:pPr>
        <w:ind w:left="2880" w:hanging="360"/>
      </w:pPr>
      <w:rPr>
        <w:rFonts w:ascii="Symbol" w:hAnsi="Symbol" w:hint="default"/>
      </w:rPr>
    </w:lvl>
    <w:lvl w:ilvl="4" w:tplc="0A88865A">
      <w:start w:val="1"/>
      <w:numFmt w:val="bullet"/>
      <w:lvlText w:val="o"/>
      <w:lvlJc w:val="left"/>
      <w:pPr>
        <w:ind w:left="3600" w:hanging="360"/>
      </w:pPr>
      <w:rPr>
        <w:rFonts w:ascii="Courier New" w:hAnsi="Courier New" w:hint="default"/>
      </w:rPr>
    </w:lvl>
    <w:lvl w:ilvl="5" w:tplc="B9600F96">
      <w:start w:val="1"/>
      <w:numFmt w:val="bullet"/>
      <w:lvlText w:val=""/>
      <w:lvlJc w:val="left"/>
      <w:pPr>
        <w:ind w:left="4320" w:hanging="360"/>
      </w:pPr>
      <w:rPr>
        <w:rFonts w:ascii="Wingdings" w:hAnsi="Wingdings" w:hint="default"/>
      </w:rPr>
    </w:lvl>
    <w:lvl w:ilvl="6" w:tplc="744CF84A">
      <w:start w:val="1"/>
      <w:numFmt w:val="bullet"/>
      <w:lvlText w:val=""/>
      <w:lvlJc w:val="left"/>
      <w:pPr>
        <w:ind w:left="5040" w:hanging="360"/>
      </w:pPr>
      <w:rPr>
        <w:rFonts w:ascii="Symbol" w:hAnsi="Symbol" w:hint="default"/>
      </w:rPr>
    </w:lvl>
    <w:lvl w:ilvl="7" w:tplc="EC42571A">
      <w:start w:val="1"/>
      <w:numFmt w:val="bullet"/>
      <w:lvlText w:val="o"/>
      <w:lvlJc w:val="left"/>
      <w:pPr>
        <w:ind w:left="5760" w:hanging="360"/>
      </w:pPr>
      <w:rPr>
        <w:rFonts w:ascii="Courier New" w:hAnsi="Courier New" w:hint="default"/>
      </w:rPr>
    </w:lvl>
    <w:lvl w:ilvl="8" w:tplc="F7E24876">
      <w:start w:val="1"/>
      <w:numFmt w:val="bullet"/>
      <w:lvlText w:val=""/>
      <w:lvlJc w:val="left"/>
      <w:pPr>
        <w:ind w:left="6480" w:hanging="360"/>
      </w:pPr>
      <w:rPr>
        <w:rFonts w:ascii="Wingdings" w:hAnsi="Wingdings" w:hint="default"/>
      </w:rPr>
    </w:lvl>
  </w:abstractNum>
  <w:abstractNum w:abstractNumId="2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416BD0E"/>
    <w:multiLevelType w:val="hybridMultilevel"/>
    <w:tmpl w:val="22EC1110"/>
    <w:lvl w:ilvl="0" w:tplc="E3C6E88A">
      <w:start w:val="1"/>
      <w:numFmt w:val="bullet"/>
      <w:lvlText w:val=""/>
      <w:lvlJc w:val="left"/>
      <w:pPr>
        <w:ind w:left="720" w:hanging="360"/>
      </w:pPr>
      <w:rPr>
        <w:rFonts w:ascii="Symbol" w:hAnsi="Symbol" w:hint="default"/>
      </w:rPr>
    </w:lvl>
    <w:lvl w:ilvl="1" w:tplc="723E5292">
      <w:start w:val="1"/>
      <w:numFmt w:val="bullet"/>
      <w:lvlText w:val="o"/>
      <w:lvlJc w:val="left"/>
      <w:pPr>
        <w:ind w:left="1440" w:hanging="360"/>
      </w:pPr>
      <w:rPr>
        <w:rFonts w:ascii="Courier New" w:hAnsi="Courier New" w:hint="default"/>
      </w:rPr>
    </w:lvl>
    <w:lvl w:ilvl="2" w:tplc="24B6B4AA">
      <w:start w:val="1"/>
      <w:numFmt w:val="bullet"/>
      <w:lvlText w:val=""/>
      <w:lvlJc w:val="left"/>
      <w:pPr>
        <w:ind w:left="2160" w:hanging="360"/>
      </w:pPr>
      <w:rPr>
        <w:rFonts w:ascii="Wingdings" w:hAnsi="Wingdings" w:hint="default"/>
      </w:rPr>
    </w:lvl>
    <w:lvl w:ilvl="3" w:tplc="6338BC5C">
      <w:start w:val="1"/>
      <w:numFmt w:val="bullet"/>
      <w:lvlText w:val=""/>
      <w:lvlJc w:val="left"/>
      <w:pPr>
        <w:ind w:left="2880" w:hanging="360"/>
      </w:pPr>
      <w:rPr>
        <w:rFonts w:ascii="Symbol" w:hAnsi="Symbol" w:hint="default"/>
      </w:rPr>
    </w:lvl>
    <w:lvl w:ilvl="4" w:tplc="A0D46BCA">
      <w:start w:val="1"/>
      <w:numFmt w:val="bullet"/>
      <w:lvlText w:val="o"/>
      <w:lvlJc w:val="left"/>
      <w:pPr>
        <w:ind w:left="3600" w:hanging="360"/>
      </w:pPr>
      <w:rPr>
        <w:rFonts w:ascii="Courier New" w:hAnsi="Courier New" w:hint="default"/>
      </w:rPr>
    </w:lvl>
    <w:lvl w:ilvl="5" w:tplc="83281DBC">
      <w:start w:val="1"/>
      <w:numFmt w:val="bullet"/>
      <w:lvlText w:val=""/>
      <w:lvlJc w:val="left"/>
      <w:pPr>
        <w:ind w:left="4320" w:hanging="360"/>
      </w:pPr>
      <w:rPr>
        <w:rFonts w:ascii="Wingdings" w:hAnsi="Wingdings" w:hint="default"/>
      </w:rPr>
    </w:lvl>
    <w:lvl w:ilvl="6" w:tplc="2D52F732">
      <w:start w:val="1"/>
      <w:numFmt w:val="bullet"/>
      <w:lvlText w:val=""/>
      <w:lvlJc w:val="left"/>
      <w:pPr>
        <w:ind w:left="5040" w:hanging="360"/>
      </w:pPr>
      <w:rPr>
        <w:rFonts w:ascii="Symbol" w:hAnsi="Symbol" w:hint="default"/>
      </w:rPr>
    </w:lvl>
    <w:lvl w:ilvl="7" w:tplc="D7686442">
      <w:start w:val="1"/>
      <w:numFmt w:val="bullet"/>
      <w:lvlText w:val="o"/>
      <w:lvlJc w:val="left"/>
      <w:pPr>
        <w:ind w:left="5760" w:hanging="360"/>
      </w:pPr>
      <w:rPr>
        <w:rFonts w:ascii="Courier New" w:hAnsi="Courier New" w:hint="default"/>
      </w:rPr>
    </w:lvl>
    <w:lvl w:ilvl="8" w:tplc="8CC04346">
      <w:start w:val="1"/>
      <w:numFmt w:val="bullet"/>
      <w:lvlText w:val=""/>
      <w:lvlJc w:val="left"/>
      <w:pPr>
        <w:ind w:left="6480" w:hanging="360"/>
      </w:pPr>
      <w:rPr>
        <w:rFonts w:ascii="Wingdings" w:hAnsi="Wingdings" w:hint="default"/>
      </w:rPr>
    </w:lvl>
  </w:abstractNum>
  <w:abstractNum w:abstractNumId="31"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82A9CF0"/>
    <w:multiLevelType w:val="hybridMultilevel"/>
    <w:tmpl w:val="E878E366"/>
    <w:lvl w:ilvl="0" w:tplc="5BE61B34">
      <w:start w:val="1"/>
      <w:numFmt w:val="bullet"/>
      <w:lvlText w:val=""/>
      <w:lvlJc w:val="left"/>
      <w:pPr>
        <w:ind w:left="360" w:hanging="360"/>
      </w:pPr>
      <w:rPr>
        <w:rFonts w:ascii="Symbol" w:hAnsi="Symbol" w:hint="default"/>
      </w:rPr>
    </w:lvl>
    <w:lvl w:ilvl="1" w:tplc="FDF43C68">
      <w:start w:val="1"/>
      <w:numFmt w:val="bullet"/>
      <w:lvlText w:val="o"/>
      <w:lvlJc w:val="left"/>
      <w:pPr>
        <w:ind w:left="1080" w:hanging="360"/>
      </w:pPr>
      <w:rPr>
        <w:rFonts w:ascii="Courier New" w:hAnsi="Courier New" w:hint="default"/>
      </w:rPr>
    </w:lvl>
    <w:lvl w:ilvl="2" w:tplc="AE5CAD56">
      <w:start w:val="1"/>
      <w:numFmt w:val="bullet"/>
      <w:lvlText w:val=""/>
      <w:lvlJc w:val="left"/>
      <w:pPr>
        <w:ind w:left="1800" w:hanging="360"/>
      </w:pPr>
      <w:rPr>
        <w:rFonts w:ascii="Wingdings" w:hAnsi="Wingdings" w:hint="default"/>
      </w:rPr>
    </w:lvl>
    <w:lvl w:ilvl="3" w:tplc="2A4624C0">
      <w:start w:val="1"/>
      <w:numFmt w:val="bullet"/>
      <w:lvlText w:val=""/>
      <w:lvlJc w:val="left"/>
      <w:pPr>
        <w:ind w:left="2520" w:hanging="360"/>
      </w:pPr>
      <w:rPr>
        <w:rFonts w:ascii="Symbol" w:hAnsi="Symbol" w:hint="default"/>
      </w:rPr>
    </w:lvl>
    <w:lvl w:ilvl="4" w:tplc="2E8C2A98">
      <w:start w:val="1"/>
      <w:numFmt w:val="bullet"/>
      <w:lvlText w:val="o"/>
      <w:lvlJc w:val="left"/>
      <w:pPr>
        <w:ind w:left="3240" w:hanging="360"/>
      </w:pPr>
      <w:rPr>
        <w:rFonts w:ascii="Courier New" w:hAnsi="Courier New" w:hint="default"/>
      </w:rPr>
    </w:lvl>
    <w:lvl w:ilvl="5" w:tplc="71A09694">
      <w:start w:val="1"/>
      <w:numFmt w:val="bullet"/>
      <w:lvlText w:val=""/>
      <w:lvlJc w:val="left"/>
      <w:pPr>
        <w:ind w:left="3960" w:hanging="360"/>
      </w:pPr>
      <w:rPr>
        <w:rFonts w:ascii="Wingdings" w:hAnsi="Wingdings" w:hint="default"/>
      </w:rPr>
    </w:lvl>
    <w:lvl w:ilvl="6" w:tplc="1530387A">
      <w:start w:val="1"/>
      <w:numFmt w:val="bullet"/>
      <w:lvlText w:val=""/>
      <w:lvlJc w:val="left"/>
      <w:pPr>
        <w:ind w:left="4680" w:hanging="360"/>
      </w:pPr>
      <w:rPr>
        <w:rFonts w:ascii="Symbol" w:hAnsi="Symbol" w:hint="default"/>
      </w:rPr>
    </w:lvl>
    <w:lvl w:ilvl="7" w:tplc="20EE9BC0">
      <w:start w:val="1"/>
      <w:numFmt w:val="bullet"/>
      <w:lvlText w:val="o"/>
      <w:lvlJc w:val="left"/>
      <w:pPr>
        <w:ind w:left="5400" w:hanging="360"/>
      </w:pPr>
      <w:rPr>
        <w:rFonts w:ascii="Courier New" w:hAnsi="Courier New" w:hint="default"/>
      </w:rPr>
    </w:lvl>
    <w:lvl w:ilvl="8" w:tplc="B8D8E374">
      <w:start w:val="1"/>
      <w:numFmt w:val="bullet"/>
      <w:lvlText w:val=""/>
      <w:lvlJc w:val="left"/>
      <w:pPr>
        <w:ind w:left="6120" w:hanging="360"/>
      </w:pPr>
      <w:rPr>
        <w:rFonts w:ascii="Wingdings" w:hAnsi="Wingdings" w:hint="default"/>
      </w:rPr>
    </w:lvl>
  </w:abstractNum>
  <w:abstractNum w:abstractNumId="34"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31502629">
    <w:abstractNumId w:val="12"/>
  </w:num>
  <w:num w:numId="2" w16cid:durableId="1386490679">
    <w:abstractNumId w:val="33"/>
  </w:num>
  <w:num w:numId="3" w16cid:durableId="1773671065">
    <w:abstractNumId w:val="25"/>
  </w:num>
  <w:num w:numId="4" w16cid:durableId="522017425">
    <w:abstractNumId w:val="8"/>
  </w:num>
  <w:num w:numId="5" w16cid:durableId="995500044">
    <w:abstractNumId w:val="11"/>
  </w:num>
  <w:num w:numId="6" w16cid:durableId="2115324790">
    <w:abstractNumId w:val="30"/>
  </w:num>
  <w:num w:numId="7" w16cid:durableId="1464928215">
    <w:abstractNumId w:val="6"/>
  </w:num>
  <w:num w:numId="8" w16cid:durableId="678429206">
    <w:abstractNumId w:val="28"/>
  </w:num>
  <w:num w:numId="9" w16cid:durableId="2060282756">
    <w:abstractNumId w:val="23"/>
  </w:num>
  <w:num w:numId="10" w16cid:durableId="497624670">
    <w:abstractNumId w:val="0"/>
  </w:num>
  <w:num w:numId="11"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12" w16cid:durableId="1456407275">
    <w:abstractNumId w:val="4"/>
  </w:num>
  <w:num w:numId="13" w16cid:durableId="1838184423">
    <w:abstractNumId w:val="19"/>
  </w:num>
  <w:num w:numId="14" w16cid:durableId="389231406">
    <w:abstractNumId w:val="38"/>
  </w:num>
  <w:num w:numId="15" w16cid:durableId="1761024174">
    <w:abstractNumId w:val="29"/>
  </w:num>
  <w:num w:numId="16" w16cid:durableId="187181305">
    <w:abstractNumId w:val="27"/>
  </w:num>
  <w:num w:numId="17"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18" w16cid:durableId="491339036">
    <w:abstractNumId w:val="3"/>
  </w:num>
  <w:num w:numId="19" w16cid:durableId="1556116537">
    <w:abstractNumId w:val="37"/>
  </w:num>
  <w:num w:numId="20" w16cid:durableId="860977853">
    <w:abstractNumId w:val="5"/>
  </w:num>
  <w:num w:numId="21" w16cid:durableId="1734425814">
    <w:abstractNumId w:val="21"/>
  </w:num>
  <w:num w:numId="22" w16cid:durableId="445467150">
    <w:abstractNumId w:val="18"/>
  </w:num>
  <w:num w:numId="23" w16cid:durableId="1422682684">
    <w:abstractNumId w:val="36"/>
  </w:num>
  <w:num w:numId="24" w16cid:durableId="549196043">
    <w:abstractNumId w:val="17"/>
  </w:num>
  <w:num w:numId="25" w16cid:durableId="514270666">
    <w:abstractNumId w:val="7"/>
  </w:num>
  <w:num w:numId="26" w16cid:durableId="467623765">
    <w:abstractNumId w:val="35"/>
  </w:num>
  <w:num w:numId="27" w16cid:durableId="1020400845">
    <w:abstractNumId w:val="26"/>
  </w:num>
  <w:num w:numId="28" w16cid:durableId="753817409">
    <w:abstractNumId w:val="9"/>
  </w:num>
  <w:num w:numId="29" w16cid:durableId="58868113">
    <w:abstractNumId w:val="24"/>
  </w:num>
  <w:num w:numId="30" w16cid:durableId="457844778">
    <w:abstractNumId w:val="16"/>
  </w:num>
  <w:num w:numId="31" w16cid:durableId="1363819041">
    <w:abstractNumId w:val="34"/>
  </w:num>
  <w:num w:numId="32" w16cid:durableId="1582255425">
    <w:abstractNumId w:val="14"/>
  </w:num>
  <w:num w:numId="33" w16cid:durableId="472219595">
    <w:abstractNumId w:val="13"/>
  </w:num>
  <w:num w:numId="34" w16cid:durableId="737823327">
    <w:abstractNumId w:val="10"/>
  </w:num>
  <w:num w:numId="35" w16cid:durableId="918369420">
    <w:abstractNumId w:val="31"/>
  </w:num>
  <w:num w:numId="36" w16cid:durableId="1576938183">
    <w:abstractNumId w:val="32"/>
  </w:num>
  <w:num w:numId="37" w16cid:durableId="607591111">
    <w:abstractNumId w:val="39"/>
  </w:num>
  <w:num w:numId="38" w16cid:durableId="170921038">
    <w:abstractNumId w:val="22"/>
  </w:num>
  <w:num w:numId="39" w16cid:durableId="1810705247">
    <w:abstractNumId w:val="20"/>
  </w:num>
  <w:num w:numId="40" w16cid:durableId="586378338">
    <w:abstractNumId w:val="15"/>
  </w:num>
  <w:num w:numId="41" w16cid:durableId="3709595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10D7B"/>
    <w:rsid w:val="000237AF"/>
    <w:rsid w:val="00083D8D"/>
    <w:rsid w:val="00085835"/>
    <w:rsid w:val="00093685"/>
    <w:rsid w:val="000B2DBF"/>
    <w:rsid w:val="000C0C94"/>
    <w:rsid w:val="000C456B"/>
    <w:rsid w:val="000E375E"/>
    <w:rsid w:val="000E6C9A"/>
    <w:rsid w:val="00143D31"/>
    <w:rsid w:val="0018D779"/>
    <w:rsid w:val="001939E5"/>
    <w:rsid w:val="001946E7"/>
    <w:rsid w:val="001951A6"/>
    <w:rsid w:val="001E2654"/>
    <w:rsid w:val="001E72B5"/>
    <w:rsid w:val="00200D89"/>
    <w:rsid w:val="00211AF8"/>
    <w:rsid w:val="00222DE6"/>
    <w:rsid w:val="002360D8"/>
    <w:rsid w:val="002625DE"/>
    <w:rsid w:val="00293261"/>
    <w:rsid w:val="00295035"/>
    <w:rsid w:val="002D42C2"/>
    <w:rsid w:val="002E202A"/>
    <w:rsid w:val="002F746C"/>
    <w:rsid w:val="00326B10"/>
    <w:rsid w:val="00327334"/>
    <w:rsid w:val="00334C3D"/>
    <w:rsid w:val="003601BD"/>
    <w:rsid w:val="003753DD"/>
    <w:rsid w:val="0037604B"/>
    <w:rsid w:val="00380221"/>
    <w:rsid w:val="00386CEE"/>
    <w:rsid w:val="00390DF8"/>
    <w:rsid w:val="0039400C"/>
    <w:rsid w:val="00396CA4"/>
    <w:rsid w:val="003A2C73"/>
    <w:rsid w:val="003A69FA"/>
    <w:rsid w:val="003B34E0"/>
    <w:rsid w:val="003B6814"/>
    <w:rsid w:val="003C5DD0"/>
    <w:rsid w:val="003D591A"/>
    <w:rsid w:val="003E408F"/>
    <w:rsid w:val="00410A62"/>
    <w:rsid w:val="00422CDF"/>
    <w:rsid w:val="004354F7"/>
    <w:rsid w:val="00436BC3"/>
    <w:rsid w:val="00442D1D"/>
    <w:rsid w:val="004665B5"/>
    <w:rsid w:val="00474577"/>
    <w:rsid w:val="004943C0"/>
    <w:rsid w:val="00495379"/>
    <w:rsid w:val="004A4817"/>
    <w:rsid w:val="004B046C"/>
    <w:rsid w:val="004B6A40"/>
    <w:rsid w:val="004C25EA"/>
    <w:rsid w:val="004C7FF0"/>
    <w:rsid w:val="004D2E40"/>
    <w:rsid w:val="004D7D14"/>
    <w:rsid w:val="005029B3"/>
    <w:rsid w:val="005035D4"/>
    <w:rsid w:val="00504971"/>
    <w:rsid w:val="005534D8"/>
    <w:rsid w:val="005645FF"/>
    <w:rsid w:val="00571DB8"/>
    <w:rsid w:val="005879C7"/>
    <w:rsid w:val="00591FB2"/>
    <w:rsid w:val="005A39F1"/>
    <w:rsid w:val="005C49C7"/>
    <w:rsid w:val="005D6CB3"/>
    <w:rsid w:val="00615CE8"/>
    <w:rsid w:val="00640F8B"/>
    <w:rsid w:val="00650730"/>
    <w:rsid w:val="006540DB"/>
    <w:rsid w:val="00670AD2"/>
    <w:rsid w:val="00695FB7"/>
    <w:rsid w:val="006B19CA"/>
    <w:rsid w:val="006E6C66"/>
    <w:rsid w:val="007103FA"/>
    <w:rsid w:val="0071696C"/>
    <w:rsid w:val="00717C4A"/>
    <w:rsid w:val="00726515"/>
    <w:rsid w:val="00732391"/>
    <w:rsid w:val="00734107"/>
    <w:rsid w:val="00741678"/>
    <w:rsid w:val="007433EE"/>
    <w:rsid w:val="00745E02"/>
    <w:rsid w:val="00777E51"/>
    <w:rsid w:val="00793463"/>
    <w:rsid w:val="00797AF1"/>
    <w:rsid w:val="007E40AB"/>
    <w:rsid w:val="007E52CE"/>
    <w:rsid w:val="0082017F"/>
    <w:rsid w:val="0082271D"/>
    <w:rsid w:val="008338FE"/>
    <w:rsid w:val="00837B3A"/>
    <w:rsid w:val="00841CC1"/>
    <w:rsid w:val="00874561"/>
    <w:rsid w:val="008763E7"/>
    <w:rsid w:val="00886772"/>
    <w:rsid w:val="008A07FF"/>
    <w:rsid w:val="008B646B"/>
    <w:rsid w:val="008D057E"/>
    <w:rsid w:val="008E27C0"/>
    <w:rsid w:val="008E35E5"/>
    <w:rsid w:val="00900C2B"/>
    <w:rsid w:val="0093036A"/>
    <w:rsid w:val="00930D70"/>
    <w:rsid w:val="00933BE8"/>
    <w:rsid w:val="00955F85"/>
    <w:rsid w:val="009E2D73"/>
    <w:rsid w:val="00A3045D"/>
    <w:rsid w:val="00A43201"/>
    <w:rsid w:val="00A47F56"/>
    <w:rsid w:val="00A50C2C"/>
    <w:rsid w:val="00A54F21"/>
    <w:rsid w:val="00A828D5"/>
    <w:rsid w:val="00A86176"/>
    <w:rsid w:val="00AD0F16"/>
    <w:rsid w:val="00AD302F"/>
    <w:rsid w:val="00B064BD"/>
    <w:rsid w:val="00B15722"/>
    <w:rsid w:val="00B2145D"/>
    <w:rsid w:val="00B373C3"/>
    <w:rsid w:val="00B971D3"/>
    <w:rsid w:val="00BA2984"/>
    <w:rsid w:val="00BA7C9E"/>
    <w:rsid w:val="00BE4864"/>
    <w:rsid w:val="00BE6AD4"/>
    <w:rsid w:val="00BF1689"/>
    <w:rsid w:val="00C21DC6"/>
    <w:rsid w:val="00C524B8"/>
    <w:rsid w:val="00C5474D"/>
    <w:rsid w:val="00C71180"/>
    <w:rsid w:val="00C96B1A"/>
    <w:rsid w:val="00C9D940"/>
    <w:rsid w:val="00CA05BE"/>
    <w:rsid w:val="00CC0524"/>
    <w:rsid w:val="00CD30A7"/>
    <w:rsid w:val="00CE19CF"/>
    <w:rsid w:val="00CF6B8A"/>
    <w:rsid w:val="00D22B5A"/>
    <w:rsid w:val="00D454EB"/>
    <w:rsid w:val="00D646C5"/>
    <w:rsid w:val="00D95ADF"/>
    <w:rsid w:val="00DA1DBA"/>
    <w:rsid w:val="00DD692E"/>
    <w:rsid w:val="00DE1027"/>
    <w:rsid w:val="00E000F1"/>
    <w:rsid w:val="00E06311"/>
    <w:rsid w:val="00E70613"/>
    <w:rsid w:val="00E84635"/>
    <w:rsid w:val="00E9396B"/>
    <w:rsid w:val="00EA24AB"/>
    <w:rsid w:val="00EC773B"/>
    <w:rsid w:val="00ED2146"/>
    <w:rsid w:val="00EE7CD6"/>
    <w:rsid w:val="00F02455"/>
    <w:rsid w:val="00F421B8"/>
    <w:rsid w:val="00F439BE"/>
    <w:rsid w:val="00F4A2CE"/>
    <w:rsid w:val="00F5122F"/>
    <w:rsid w:val="00F62A8F"/>
    <w:rsid w:val="00F7BCD6"/>
    <w:rsid w:val="00F817C0"/>
    <w:rsid w:val="00FC4450"/>
    <w:rsid w:val="00FC70D3"/>
    <w:rsid w:val="00FD114C"/>
    <w:rsid w:val="00FF3466"/>
    <w:rsid w:val="019905D3"/>
    <w:rsid w:val="01A0CB08"/>
    <w:rsid w:val="01ABF900"/>
    <w:rsid w:val="01B56B46"/>
    <w:rsid w:val="01DC1816"/>
    <w:rsid w:val="021D812E"/>
    <w:rsid w:val="0231965A"/>
    <w:rsid w:val="02AACDCB"/>
    <w:rsid w:val="02CD68B0"/>
    <w:rsid w:val="03276CBA"/>
    <w:rsid w:val="03553EE9"/>
    <w:rsid w:val="03992FFB"/>
    <w:rsid w:val="03D5498A"/>
    <w:rsid w:val="03EBDE18"/>
    <w:rsid w:val="03F15AEC"/>
    <w:rsid w:val="04194DA4"/>
    <w:rsid w:val="042838E6"/>
    <w:rsid w:val="0447E496"/>
    <w:rsid w:val="04DBD6D9"/>
    <w:rsid w:val="0525BFDF"/>
    <w:rsid w:val="052631F2"/>
    <w:rsid w:val="052F3FB5"/>
    <w:rsid w:val="0583E570"/>
    <w:rsid w:val="05B9099D"/>
    <w:rsid w:val="05C4F8A4"/>
    <w:rsid w:val="06A8FE1D"/>
    <w:rsid w:val="074FE971"/>
    <w:rsid w:val="07609AD8"/>
    <w:rsid w:val="0766D36F"/>
    <w:rsid w:val="0776FB90"/>
    <w:rsid w:val="07868FED"/>
    <w:rsid w:val="078B26C1"/>
    <w:rsid w:val="0799128E"/>
    <w:rsid w:val="07C6A764"/>
    <w:rsid w:val="07D6815F"/>
    <w:rsid w:val="07F18EC5"/>
    <w:rsid w:val="080157AE"/>
    <w:rsid w:val="08258FBE"/>
    <w:rsid w:val="083C9D74"/>
    <w:rsid w:val="0858627B"/>
    <w:rsid w:val="08D7AE10"/>
    <w:rsid w:val="08EBC489"/>
    <w:rsid w:val="08FB250E"/>
    <w:rsid w:val="095A5592"/>
    <w:rsid w:val="09CA3D8A"/>
    <w:rsid w:val="0A50B2C7"/>
    <w:rsid w:val="0A56B889"/>
    <w:rsid w:val="0B1BA66A"/>
    <w:rsid w:val="0BC6582A"/>
    <w:rsid w:val="0BCCF94E"/>
    <w:rsid w:val="0BD54A46"/>
    <w:rsid w:val="0BD9A956"/>
    <w:rsid w:val="0C0D2E0C"/>
    <w:rsid w:val="0C318939"/>
    <w:rsid w:val="0C54DD3C"/>
    <w:rsid w:val="0C776B29"/>
    <w:rsid w:val="0C90FB2C"/>
    <w:rsid w:val="0D119B57"/>
    <w:rsid w:val="0D34E53D"/>
    <w:rsid w:val="0D6FD15F"/>
    <w:rsid w:val="0D8897B1"/>
    <w:rsid w:val="0D8C1F1C"/>
    <w:rsid w:val="0DA5FBC5"/>
    <w:rsid w:val="0DA81476"/>
    <w:rsid w:val="0DAAE768"/>
    <w:rsid w:val="0DB7DBB2"/>
    <w:rsid w:val="0E240F3E"/>
    <w:rsid w:val="0E31BBC2"/>
    <w:rsid w:val="0E3CC647"/>
    <w:rsid w:val="0E4C771F"/>
    <w:rsid w:val="0E71DC00"/>
    <w:rsid w:val="0E773D1A"/>
    <w:rsid w:val="0EA65EE8"/>
    <w:rsid w:val="0EC2EDF7"/>
    <w:rsid w:val="0F232E5E"/>
    <w:rsid w:val="0F2D4202"/>
    <w:rsid w:val="0F47F10D"/>
    <w:rsid w:val="0F9249D6"/>
    <w:rsid w:val="0FE79D0A"/>
    <w:rsid w:val="10030019"/>
    <w:rsid w:val="107C1D57"/>
    <w:rsid w:val="108F509B"/>
    <w:rsid w:val="10AE826D"/>
    <w:rsid w:val="10DA136E"/>
    <w:rsid w:val="11393128"/>
    <w:rsid w:val="117C0DC6"/>
    <w:rsid w:val="1186C557"/>
    <w:rsid w:val="11F99788"/>
    <w:rsid w:val="121A600B"/>
    <w:rsid w:val="121FDF51"/>
    <w:rsid w:val="122DB4B9"/>
    <w:rsid w:val="12404280"/>
    <w:rsid w:val="12ADE4C8"/>
    <w:rsid w:val="12B33855"/>
    <w:rsid w:val="12C8683D"/>
    <w:rsid w:val="12E671B6"/>
    <w:rsid w:val="1352BEBE"/>
    <w:rsid w:val="135CC1DD"/>
    <w:rsid w:val="13845F89"/>
    <w:rsid w:val="13B1A23A"/>
    <w:rsid w:val="13CA5CB0"/>
    <w:rsid w:val="1400B7BC"/>
    <w:rsid w:val="1413361B"/>
    <w:rsid w:val="14243B8E"/>
    <w:rsid w:val="1426321C"/>
    <w:rsid w:val="14657573"/>
    <w:rsid w:val="1484C334"/>
    <w:rsid w:val="14C67389"/>
    <w:rsid w:val="14E116EF"/>
    <w:rsid w:val="155EEDF7"/>
    <w:rsid w:val="156CE731"/>
    <w:rsid w:val="15B92D40"/>
    <w:rsid w:val="15BA7899"/>
    <w:rsid w:val="15C202CE"/>
    <w:rsid w:val="15C3043D"/>
    <w:rsid w:val="161F6E34"/>
    <w:rsid w:val="16220471"/>
    <w:rsid w:val="165E32E4"/>
    <w:rsid w:val="166F1B89"/>
    <w:rsid w:val="167441BE"/>
    <w:rsid w:val="16837422"/>
    <w:rsid w:val="16ABE383"/>
    <w:rsid w:val="16B9C0B7"/>
    <w:rsid w:val="16CE3830"/>
    <w:rsid w:val="16DB4FA4"/>
    <w:rsid w:val="17498654"/>
    <w:rsid w:val="17610B30"/>
    <w:rsid w:val="1773F53A"/>
    <w:rsid w:val="177A99CE"/>
    <w:rsid w:val="18A73626"/>
    <w:rsid w:val="18A8330C"/>
    <w:rsid w:val="18C0E4D5"/>
    <w:rsid w:val="18D05475"/>
    <w:rsid w:val="19082D07"/>
    <w:rsid w:val="19514BEA"/>
    <w:rsid w:val="195C6A03"/>
    <w:rsid w:val="19897328"/>
    <w:rsid w:val="19E9786E"/>
    <w:rsid w:val="1A5A6AD9"/>
    <w:rsid w:val="1A639D91"/>
    <w:rsid w:val="1A798EA9"/>
    <w:rsid w:val="1B1D926C"/>
    <w:rsid w:val="1B33468C"/>
    <w:rsid w:val="1B865EF1"/>
    <w:rsid w:val="1B90305B"/>
    <w:rsid w:val="1B9622E8"/>
    <w:rsid w:val="1C018A5D"/>
    <w:rsid w:val="1C3339DD"/>
    <w:rsid w:val="1C561F89"/>
    <w:rsid w:val="1C77613D"/>
    <w:rsid w:val="1C7B5B12"/>
    <w:rsid w:val="1C9D53ED"/>
    <w:rsid w:val="1CAC4A64"/>
    <w:rsid w:val="1CB92130"/>
    <w:rsid w:val="1CE7243B"/>
    <w:rsid w:val="1D001ADA"/>
    <w:rsid w:val="1D1D619F"/>
    <w:rsid w:val="1D3A7219"/>
    <w:rsid w:val="1DCDFEF7"/>
    <w:rsid w:val="1DF2F206"/>
    <w:rsid w:val="1E01247D"/>
    <w:rsid w:val="1E2B1CF4"/>
    <w:rsid w:val="1E3960D6"/>
    <w:rsid w:val="1E4C8B3D"/>
    <w:rsid w:val="1E69384F"/>
    <w:rsid w:val="1E9F46CC"/>
    <w:rsid w:val="1EC06BB0"/>
    <w:rsid w:val="1EC368FD"/>
    <w:rsid w:val="1F284E4A"/>
    <w:rsid w:val="1F2A0CE3"/>
    <w:rsid w:val="1F5AE959"/>
    <w:rsid w:val="1F78E12D"/>
    <w:rsid w:val="1F7FEA02"/>
    <w:rsid w:val="1F856160"/>
    <w:rsid w:val="1FD5F30C"/>
    <w:rsid w:val="1FE952FB"/>
    <w:rsid w:val="1FF87028"/>
    <w:rsid w:val="2008DD5B"/>
    <w:rsid w:val="201E2E3B"/>
    <w:rsid w:val="2037DC68"/>
    <w:rsid w:val="2056F961"/>
    <w:rsid w:val="207CB064"/>
    <w:rsid w:val="20931D31"/>
    <w:rsid w:val="20A9DAAC"/>
    <w:rsid w:val="20DDA431"/>
    <w:rsid w:val="211D3A87"/>
    <w:rsid w:val="21297E65"/>
    <w:rsid w:val="212E4C14"/>
    <w:rsid w:val="2174DE53"/>
    <w:rsid w:val="21962BAB"/>
    <w:rsid w:val="219D30FA"/>
    <w:rsid w:val="21AC72E5"/>
    <w:rsid w:val="21B1A7B1"/>
    <w:rsid w:val="221BCD85"/>
    <w:rsid w:val="22344C1A"/>
    <w:rsid w:val="2248C128"/>
    <w:rsid w:val="22CFBAF9"/>
    <w:rsid w:val="22DD8E36"/>
    <w:rsid w:val="2341870B"/>
    <w:rsid w:val="23552F5F"/>
    <w:rsid w:val="237EAA73"/>
    <w:rsid w:val="243869A8"/>
    <w:rsid w:val="2456F1BE"/>
    <w:rsid w:val="2483028D"/>
    <w:rsid w:val="248E21DC"/>
    <w:rsid w:val="24A9854F"/>
    <w:rsid w:val="24CB6F55"/>
    <w:rsid w:val="2507626C"/>
    <w:rsid w:val="2509129C"/>
    <w:rsid w:val="251B17A4"/>
    <w:rsid w:val="2552E021"/>
    <w:rsid w:val="256E32E0"/>
    <w:rsid w:val="2591EF9A"/>
    <w:rsid w:val="25A4DF72"/>
    <w:rsid w:val="25BBE155"/>
    <w:rsid w:val="26126A92"/>
    <w:rsid w:val="263A657F"/>
    <w:rsid w:val="26413B91"/>
    <w:rsid w:val="26588DC5"/>
    <w:rsid w:val="2673B8DC"/>
    <w:rsid w:val="268E3A59"/>
    <w:rsid w:val="26901FDD"/>
    <w:rsid w:val="269EDF80"/>
    <w:rsid w:val="26A96D57"/>
    <w:rsid w:val="26C9CDFC"/>
    <w:rsid w:val="26DF827F"/>
    <w:rsid w:val="27068908"/>
    <w:rsid w:val="27D08D5E"/>
    <w:rsid w:val="281991DC"/>
    <w:rsid w:val="28274315"/>
    <w:rsid w:val="285714BD"/>
    <w:rsid w:val="28B023AB"/>
    <w:rsid w:val="28E330EB"/>
    <w:rsid w:val="28FA086D"/>
    <w:rsid w:val="292E466B"/>
    <w:rsid w:val="294678F5"/>
    <w:rsid w:val="294C7277"/>
    <w:rsid w:val="2962F714"/>
    <w:rsid w:val="2968252C"/>
    <w:rsid w:val="29685C76"/>
    <w:rsid w:val="29BB6C2F"/>
    <w:rsid w:val="29EC082E"/>
    <w:rsid w:val="29EDEB0F"/>
    <w:rsid w:val="2A147552"/>
    <w:rsid w:val="2A31543C"/>
    <w:rsid w:val="2A32A2A2"/>
    <w:rsid w:val="2A49000D"/>
    <w:rsid w:val="2A59632E"/>
    <w:rsid w:val="2A63D2BE"/>
    <w:rsid w:val="2AC3CCB7"/>
    <w:rsid w:val="2AEBD4C3"/>
    <w:rsid w:val="2B270B22"/>
    <w:rsid w:val="2BBC205A"/>
    <w:rsid w:val="2BD3D4A8"/>
    <w:rsid w:val="2BDF46D6"/>
    <w:rsid w:val="2BFDAE37"/>
    <w:rsid w:val="2C0C6CDF"/>
    <w:rsid w:val="2C12F55C"/>
    <w:rsid w:val="2C68290D"/>
    <w:rsid w:val="2CA04977"/>
    <w:rsid w:val="2CD850D1"/>
    <w:rsid w:val="2CF233F9"/>
    <w:rsid w:val="2D68AD81"/>
    <w:rsid w:val="2DEC05AC"/>
    <w:rsid w:val="2DFB6575"/>
    <w:rsid w:val="2E13745A"/>
    <w:rsid w:val="2E1F62A9"/>
    <w:rsid w:val="2E5E16D9"/>
    <w:rsid w:val="2E7A15AD"/>
    <w:rsid w:val="2E7AB5F6"/>
    <w:rsid w:val="2E8B21CE"/>
    <w:rsid w:val="2EA1098E"/>
    <w:rsid w:val="2EB5FD14"/>
    <w:rsid w:val="2EBBFAC7"/>
    <w:rsid w:val="2F1F5652"/>
    <w:rsid w:val="2F220DC8"/>
    <w:rsid w:val="2F77B0AD"/>
    <w:rsid w:val="2F842BB2"/>
    <w:rsid w:val="2FAF83FE"/>
    <w:rsid w:val="2FB7F64E"/>
    <w:rsid w:val="2FD40E4F"/>
    <w:rsid w:val="2FD85321"/>
    <w:rsid w:val="301F3E2F"/>
    <w:rsid w:val="308026B6"/>
    <w:rsid w:val="30C4DAC8"/>
    <w:rsid w:val="30D3F420"/>
    <w:rsid w:val="31063DDA"/>
    <w:rsid w:val="310A6C29"/>
    <w:rsid w:val="31176959"/>
    <w:rsid w:val="3122E0E7"/>
    <w:rsid w:val="3158DE6A"/>
    <w:rsid w:val="31E57D98"/>
    <w:rsid w:val="31F63E8C"/>
    <w:rsid w:val="326E2271"/>
    <w:rsid w:val="327990B3"/>
    <w:rsid w:val="32D56F30"/>
    <w:rsid w:val="3316B4F8"/>
    <w:rsid w:val="33286B7D"/>
    <w:rsid w:val="3338BA6E"/>
    <w:rsid w:val="338C710E"/>
    <w:rsid w:val="3396732D"/>
    <w:rsid w:val="33DC10ED"/>
    <w:rsid w:val="33F8E922"/>
    <w:rsid w:val="344E28B2"/>
    <w:rsid w:val="3473D044"/>
    <w:rsid w:val="34954529"/>
    <w:rsid w:val="3497D734"/>
    <w:rsid w:val="353D09D7"/>
    <w:rsid w:val="353E6537"/>
    <w:rsid w:val="356EF70A"/>
    <w:rsid w:val="35866925"/>
    <w:rsid w:val="362E5040"/>
    <w:rsid w:val="366197D5"/>
    <w:rsid w:val="36D0701C"/>
    <w:rsid w:val="36E16291"/>
    <w:rsid w:val="36E94B9C"/>
    <w:rsid w:val="36F0D929"/>
    <w:rsid w:val="37249AD4"/>
    <w:rsid w:val="3731F20D"/>
    <w:rsid w:val="373221E2"/>
    <w:rsid w:val="37685878"/>
    <w:rsid w:val="37AF857A"/>
    <w:rsid w:val="37C0F304"/>
    <w:rsid w:val="37C1C9BA"/>
    <w:rsid w:val="37D8AEBD"/>
    <w:rsid w:val="37DA2BD0"/>
    <w:rsid w:val="3806AB2D"/>
    <w:rsid w:val="380EBAB5"/>
    <w:rsid w:val="382C43BC"/>
    <w:rsid w:val="38C3A8CA"/>
    <w:rsid w:val="38CF5DB4"/>
    <w:rsid w:val="38E92B32"/>
    <w:rsid w:val="3914F85F"/>
    <w:rsid w:val="3915E8D0"/>
    <w:rsid w:val="398100B8"/>
    <w:rsid w:val="398E6FFA"/>
    <w:rsid w:val="39BEF688"/>
    <w:rsid w:val="39ECEC0C"/>
    <w:rsid w:val="3A14105E"/>
    <w:rsid w:val="3AA25AFF"/>
    <w:rsid w:val="3AC50DE4"/>
    <w:rsid w:val="3AD7FF42"/>
    <w:rsid w:val="3AEBA060"/>
    <w:rsid w:val="3B18E033"/>
    <w:rsid w:val="3B1C554C"/>
    <w:rsid w:val="3BB2611B"/>
    <w:rsid w:val="3C39C789"/>
    <w:rsid w:val="3C521F2F"/>
    <w:rsid w:val="3C9F4039"/>
    <w:rsid w:val="3CC3FF23"/>
    <w:rsid w:val="3CDED979"/>
    <w:rsid w:val="3CF1D61D"/>
    <w:rsid w:val="3D2098B0"/>
    <w:rsid w:val="3D4168CC"/>
    <w:rsid w:val="3D43B8E2"/>
    <w:rsid w:val="3D4CA068"/>
    <w:rsid w:val="3D596A4A"/>
    <w:rsid w:val="3D665885"/>
    <w:rsid w:val="3D7C2512"/>
    <w:rsid w:val="3D87D907"/>
    <w:rsid w:val="3D987AD3"/>
    <w:rsid w:val="3DC8EAB1"/>
    <w:rsid w:val="3DF919F3"/>
    <w:rsid w:val="3E53424E"/>
    <w:rsid w:val="3E61690C"/>
    <w:rsid w:val="3E6ED419"/>
    <w:rsid w:val="3EAACAD9"/>
    <w:rsid w:val="3EADF052"/>
    <w:rsid w:val="3ECBC238"/>
    <w:rsid w:val="3EFB4570"/>
    <w:rsid w:val="3F5AF15C"/>
    <w:rsid w:val="3F7FEB00"/>
    <w:rsid w:val="3F83C279"/>
    <w:rsid w:val="3FEF4ABE"/>
    <w:rsid w:val="3FFC0D09"/>
    <w:rsid w:val="4027EEE1"/>
    <w:rsid w:val="4037038B"/>
    <w:rsid w:val="40889652"/>
    <w:rsid w:val="408B4935"/>
    <w:rsid w:val="40D03473"/>
    <w:rsid w:val="40E6B334"/>
    <w:rsid w:val="40E75B3C"/>
    <w:rsid w:val="40ED9AFE"/>
    <w:rsid w:val="41062946"/>
    <w:rsid w:val="410D1FE2"/>
    <w:rsid w:val="410D4BF2"/>
    <w:rsid w:val="4118BA8A"/>
    <w:rsid w:val="4130BC07"/>
    <w:rsid w:val="4199A9B4"/>
    <w:rsid w:val="41A67B51"/>
    <w:rsid w:val="41DD9D7C"/>
    <w:rsid w:val="41E09CC0"/>
    <w:rsid w:val="41E9F372"/>
    <w:rsid w:val="41FB6065"/>
    <w:rsid w:val="41FBBEA8"/>
    <w:rsid w:val="424B5E12"/>
    <w:rsid w:val="426364AB"/>
    <w:rsid w:val="426FD12C"/>
    <w:rsid w:val="4294DAAB"/>
    <w:rsid w:val="42AF3AD6"/>
    <w:rsid w:val="42B4F820"/>
    <w:rsid w:val="43138288"/>
    <w:rsid w:val="43280C83"/>
    <w:rsid w:val="432A0E56"/>
    <w:rsid w:val="434A45DD"/>
    <w:rsid w:val="434E8B4B"/>
    <w:rsid w:val="4366D6B8"/>
    <w:rsid w:val="4388C0D5"/>
    <w:rsid w:val="443FB95E"/>
    <w:rsid w:val="445544CD"/>
    <w:rsid w:val="445EE2A0"/>
    <w:rsid w:val="447F1192"/>
    <w:rsid w:val="44FBE6BD"/>
    <w:rsid w:val="45122C68"/>
    <w:rsid w:val="454E0973"/>
    <w:rsid w:val="455D338E"/>
    <w:rsid w:val="45729240"/>
    <w:rsid w:val="45C8A265"/>
    <w:rsid w:val="45F37653"/>
    <w:rsid w:val="45F46B69"/>
    <w:rsid w:val="460A6DE0"/>
    <w:rsid w:val="461AECA6"/>
    <w:rsid w:val="4623EA2A"/>
    <w:rsid w:val="46242167"/>
    <w:rsid w:val="4625434D"/>
    <w:rsid w:val="4631A9FE"/>
    <w:rsid w:val="466BA1FF"/>
    <w:rsid w:val="467C4948"/>
    <w:rsid w:val="468654FC"/>
    <w:rsid w:val="46A088BE"/>
    <w:rsid w:val="46A1C864"/>
    <w:rsid w:val="4728D996"/>
    <w:rsid w:val="473A44D9"/>
    <w:rsid w:val="474C203B"/>
    <w:rsid w:val="4756D92B"/>
    <w:rsid w:val="47A35ACB"/>
    <w:rsid w:val="47B11983"/>
    <w:rsid w:val="47BF4970"/>
    <w:rsid w:val="4863BC25"/>
    <w:rsid w:val="486976EA"/>
    <w:rsid w:val="48754A98"/>
    <w:rsid w:val="48759FC9"/>
    <w:rsid w:val="487F218E"/>
    <w:rsid w:val="488029BA"/>
    <w:rsid w:val="48C62E46"/>
    <w:rsid w:val="48E64502"/>
    <w:rsid w:val="4901302F"/>
    <w:rsid w:val="490563B5"/>
    <w:rsid w:val="494B5CD1"/>
    <w:rsid w:val="495093E6"/>
    <w:rsid w:val="495E28D5"/>
    <w:rsid w:val="49639558"/>
    <w:rsid w:val="498108C1"/>
    <w:rsid w:val="498B4FF4"/>
    <w:rsid w:val="49BA1ADD"/>
    <w:rsid w:val="4A867887"/>
    <w:rsid w:val="4AA47C50"/>
    <w:rsid w:val="4ABC1528"/>
    <w:rsid w:val="4AEB1DAB"/>
    <w:rsid w:val="4B4C7815"/>
    <w:rsid w:val="4B6564E1"/>
    <w:rsid w:val="4B6997E3"/>
    <w:rsid w:val="4B99BD30"/>
    <w:rsid w:val="4BA8A696"/>
    <w:rsid w:val="4BD83F77"/>
    <w:rsid w:val="4BDBCD01"/>
    <w:rsid w:val="4BED7BFB"/>
    <w:rsid w:val="4BF3314B"/>
    <w:rsid w:val="4C11AFB3"/>
    <w:rsid w:val="4C27E21A"/>
    <w:rsid w:val="4C5A11A8"/>
    <w:rsid w:val="4CF83C6E"/>
    <w:rsid w:val="4D8F9B4C"/>
    <w:rsid w:val="4DA49AA4"/>
    <w:rsid w:val="4DAD8D7C"/>
    <w:rsid w:val="4DC4E70C"/>
    <w:rsid w:val="4DD90DB5"/>
    <w:rsid w:val="4E1B3F01"/>
    <w:rsid w:val="4E39DC99"/>
    <w:rsid w:val="4E56F64B"/>
    <w:rsid w:val="4E5E903A"/>
    <w:rsid w:val="4E870586"/>
    <w:rsid w:val="4F63CCC2"/>
    <w:rsid w:val="4FF58259"/>
    <w:rsid w:val="50192CDB"/>
    <w:rsid w:val="501A25CF"/>
    <w:rsid w:val="501D8E5D"/>
    <w:rsid w:val="502DFACE"/>
    <w:rsid w:val="5085638F"/>
    <w:rsid w:val="50BA01A2"/>
    <w:rsid w:val="512271D8"/>
    <w:rsid w:val="512EC64E"/>
    <w:rsid w:val="514291EF"/>
    <w:rsid w:val="5173255E"/>
    <w:rsid w:val="51DB03A9"/>
    <w:rsid w:val="5200E129"/>
    <w:rsid w:val="522D3463"/>
    <w:rsid w:val="5238D2C4"/>
    <w:rsid w:val="529E1201"/>
    <w:rsid w:val="52C1B400"/>
    <w:rsid w:val="52E5EA77"/>
    <w:rsid w:val="52F5061E"/>
    <w:rsid w:val="52F7795E"/>
    <w:rsid w:val="53101C78"/>
    <w:rsid w:val="531FC413"/>
    <w:rsid w:val="53520249"/>
    <w:rsid w:val="53738256"/>
    <w:rsid w:val="537AF091"/>
    <w:rsid w:val="54B35132"/>
    <w:rsid w:val="54F7A3AD"/>
    <w:rsid w:val="54F7F87F"/>
    <w:rsid w:val="557775DF"/>
    <w:rsid w:val="55B82CA7"/>
    <w:rsid w:val="55ED34F1"/>
    <w:rsid w:val="560EFE2D"/>
    <w:rsid w:val="56155315"/>
    <w:rsid w:val="5622FD07"/>
    <w:rsid w:val="56A1E9C1"/>
    <w:rsid w:val="56BE40AC"/>
    <w:rsid w:val="56D2D803"/>
    <w:rsid w:val="56F8D857"/>
    <w:rsid w:val="57210136"/>
    <w:rsid w:val="57342EEA"/>
    <w:rsid w:val="57D0DDF4"/>
    <w:rsid w:val="57E16B8C"/>
    <w:rsid w:val="57EF4A2E"/>
    <w:rsid w:val="57F380FE"/>
    <w:rsid w:val="584C8805"/>
    <w:rsid w:val="5899DA14"/>
    <w:rsid w:val="58B48D56"/>
    <w:rsid w:val="591127E4"/>
    <w:rsid w:val="591556B7"/>
    <w:rsid w:val="59731F8E"/>
    <w:rsid w:val="598EDF06"/>
    <w:rsid w:val="5991DCAA"/>
    <w:rsid w:val="59B9EF93"/>
    <w:rsid w:val="59DDF5EB"/>
    <w:rsid w:val="5A45312B"/>
    <w:rsid w:val="5A50A5F3"/>
    <w:rsid w:val="5A547495"/>
    <w:rsid w:val="5A8E6D64"/>
    <w:rsid w:val="5A9B0814"/>
    <w:rsid w:val="5AB30B38"/>
    <w:rsid w:val="5ABAC3E9"/>
    <w:rsid w:val="5ACBE585"/>
    <w:rsid w:val="5B6C7BDD"/>
    <w:rsid w:val="5B75DE95"/>
    <w:rsid w:val="5B95CF18"/>
    <w:rsid w:val="5BB0B528"/>
    <w:rsid w:val="5BC49687"/>
    <w:rsid w:val="5BEA3CDE"/>
    <w:rsid w:val="5C2E69A3"/>
    <w:rsid w:val="5CA1F1F3"/>
    <w:rsid w:val="5CC606AC"/>
    <w:rsid w:val="5CF4CD5C"/>
    <w:rsid w:val="5D1254C9"/>
    <w:rsid w:val="5D3990DD"/>
    <w:rsid w:val="5D45909B"/>
    <w:rsid w:val="5D61A97C"/>
    <w:rsid w:val="5D85C2B0"/>
    <w:rsid w:val="5D955E38"/>
    <w:rsid w:val="5DE205A6"/>
    <w:rsid w:val="5E007FD7"/>
    <w:rsid w:val="5EC9227B"/>
    <w:rsid w:val="5ECBBC16"/>
    <w:rsid w:val="5EEFE2AC"/>
    <w:rsid w:val="5EF1A540"/>
    <w:rsid w:val="5F563CCF"/>
    <w:rsid w:val="5F81ECB4"/>
    <w:rsid w:val="5FA3B656"/>
    <w:rsid w:val="5FCF3128"/>
    <w:rsid w:val="603FD790"/>
    <w:rsid w:val="604315D9"/>
    <w:rsid w:val="604E8B19"/>
    <w:rsid w:val="60596886"/>
    <w:rsid w:val="605B844B"/>
    <w:rsid w:val="606BBCBA"/>
    <w:rsid w:val="607F1062"/>
    <w:rsid w:val="609E4127"/>
    <w:rsid w:val="60A0B6C2"/>
    <w:rsid w:val="60A41FB5"/>
    <w:rsid w:val="610E0315"/>
    <w:rsid w:val="611A7E4A"/>
    <w:rsid w:val="611A9409"/>
    <w:rsid w:val="61326269"/>
    <w:rsid w:val="6145359C"/>
    <w:rsid w:val="616AC316"/>
    <w:rsid w:val="61A58740"/>
    <w:rsid w:val="61F23AC2"/>
    <w:rsid w:val="61FBD1E9"/>
    <w:rsid w:val="6203C412"/>
    <w:rsid w:val="6237EEAE"/>
    <w:rsid w:val="623A0AF6"/>
    <w:rsid w:val="62961F5B"/>
    <w:rsid w:val="62BEC61C"/>
    <w:rsid w:val="62F216ED"/>
    <w:rsid w:val="63391F39"/>
    <w:rsid w:val="6339E9DB"/>
    <w:rsid w:val="6364B0F5"/>
    <w:rsid w:val="6373DE16"/>
    <w:rsid w:val="6382555E"/>
    <w:rsid w:val="639C5FC5"/>
    <w:rsid w:val="63C57324"/>
    <w:rsid w:val="63D81899"/>
    <w:rsid w:val="6400004D"/>
    <w:rsid w:val="644B8619"/>
    <w:rsid w:val="64663576"/>
    <w:rsid w:val="647C9F02"/>
    <w:rsid w:val="64A8A444"/>
    <w:rsid w:val="64C194A5"/>
    <w:rsid w:val="64CDD84E"/>
    <w:rsid w:val="651CB2A7"/>
    <w:rsid w:val="6556483E"/>
    <w:rsid w:val="656D34A4"/>
    <w:rsid w:val="6576ACE0"/>
    <w:rsid w:val="65B47CA6"/>
    <w:rsid w:val="65BD3192"/>
    <w:rsid w:val="66304F62"/>
    <w:rsid w:val="665D4ACF"/>
    <w:rsid w:val="666795AB"/>
    <w:rsid w:val="66909180"/>
    <w:rsid w:val="66A0F507"/>
    <w:rsid w:val="66B400A6"/>
    <w:rsid w:val="66D17E11"/>
    <w:rsid w:val="670C850D"/>
    <w:rsid w:val="671B6C08"/>
    <w:rsid w:val="67DAD047"/>
    <w:rsid w:val="67EE1E2D"/>
    <w:rsid w:val="6806CCC6"/>
    <w:rsid w:val="6810776E"/>
    <w:rsid w:val="68291F46"/>
    <w:rsid w:val="683CB052"/>
    <w:rsid w:val="685AA097"/>
    <w:rsid w:val="6869B2FA"/>
    <w:rsid w:val="68835972"/>
    <w:rsid w:val="68B06297"/>
    <w:rsid w:val="68C0F7C4"/>
    <w:rsid w:val="68D1E32F"/>
    <w:rsid w:val="691B7BF7"/>
    <w:rsid w:val="695ECE41"/>
    <w:rsid w:val="696455A2"/>
    <w:rsid w:val="69723F1D"/>
    <w:rsid w:val="69B2D0EF"/>
    <w:rsid w:val="69FDD31D"/>
    <w:rsid w:val="6A0B54D6"/>
    <w:rsid w:val="6A22A055"/>
    <w:rsid w:val="6A4333F5"/>
    <w:rsid w:val="6A9D27A6"/>
    <w:rsid w:val="6AAFE2B6"/>
    <w:rsid w:val="6B3CBA20"/>
    <w:rsid w:val="6B9F3695"/>
    <w:rsid w:val="6BA46786"/>
    <w:rsid w:val="6BAA7505"/>
    <w:rsid w:val="6BABDE67"/>
    <w:rsid w:val="6C3D281A"/>
    <w:rsid w:val="6C63322B"/>
    <w:rsid w:val="6C71DAF2"/>
    <w:rsid w:val="6C88F29D"/>
    <w:rsid w:val="6C9A3D28"/>
    <w:rsid w:val="6CF70949"/>
    <w:rsid w:val="6D0B5EB8"/>
    <w:rsid w:val="6D3BCBF3"/>
    <w:rsid w:val="6D5C2E9D"/>
    <w:rsid w:val="6D616FF8"/>
    <w:rsid w:val="6D630468"/>
    <w:rsid w:val="6D740B2F"/>
    <w:rsid w:val="6D816391"/>
    <w:rsid w:val="6D8EBF32"/>
    <w:rsid w:val="6DD3C394"/>
    <w:rsid w:val="6DDA1B03"/>
    <w:rsid w:val="6DE7CA27"/>
    <w:rsid w:val="6DEBC37E"/>
    <w:rsid w:val="6E1B5E9E"/>
    <w:rsid w:val="6E9D1DF6"/>
    <w:rsid w:val="6EB8375A"/>
    <w:rsid w:val="6EE98B42"/>
    <w:rsid w:val="6EEED603"/>
    <w:rsid w:val="6F0EE60F"/>
    <w:rsid w:val="6FAA3C04"/>
    <w:rsid w:val="70015EF3"/>
    <w:rsid w:val="70ACC385"/>
    <w:rsid w:val="70B60791"/>
    <w:rsid w:val="70CE982E"/>
    <w:rsid w:val="71094221"/>
    <w:rsid w:val="7168A297"/>
    <w:rsid w:val="7168BA81"/>
    <w:rsid w:val="71E44DDC"/>
    <w:rsid w:val="7216002A"/>
    <w:rsid w:val="72B5497A"/>
    <w:rsid w:val="72E6A9B5"/>
    <w:rsid w:val="7349BE9B"/>
    <w:rsid w:val="734E31E2"/>
    <w:rsid w:val="736B1126"/>
    <w:rsid w:val="73D4E18A"/>
    <w:rsid w:val="7402EFFD"/>
    <w:rsid w:val="74345115"/>
    <w:rsid w:val="74BE2EFC"/>
    <w:rsid w:val="74E97B79"/>
    <w:rsid w:val="7512A05C"/>
    <w:rsid w:val="7549FB60"/>
    <w:rsid w:val="758F58F6"/>
    <w:rsid w:val="75C9C7BC"/>
    <w:rsid w:val="75D302AD"/>
    <w:rsid w:val="75DC990C"/>
    <w:rsid w:val="75F00885"/>
    <w:rsid w:val="75F02740"/>
    <w:rsid w:val="7602EB24"/>
    <w:rsid w:val="76588857"/>
    <w:rsid w:val="76E2FABA"/>
    <w:rsid w:val="76FB9880"/>
    <w:rsid w:val="770E307C"/>
    <w:rsid w:val="777DA5DD"/>
    <w:rsid w:val="7797D3D9"/>
    <w:rsid w:val="779EEBD5"/>
    <w:rsid w:val="77B731F1"/>
    <w:rsid w:val="77D142C2"/>
    <w:rsid w:val="77F4D75D"/>
    <w:rsid w:val="7843CB1C"/>
    <w:rsid w:val="784F67F1"/>
    <w:rsid w:val="785B8F3F"/>
    <w:rsid w:val="78647770"/>
    <w:rsid w:val="78BE9F09"/>
    <w:rsid w:val="790BAC67"/>
    <w:rsid w:val="79424927"/>
    <w:rsid w:val="795A2B57"/>
    <w:rsid w:val="7986C7B3"/>
    <w:rsid w:val="79C039AE"/>
    <w:rsid w:val="79DFC99B"/>
    <w:rsid w:val="7A3D7E10"/>
    <w:rsid w:val="7A3E2D02"/>
    <w:rsid w:val="7A658F19"/>
    <w:rsid w:val="7A80BC8A"/>
    <w:rsid w:val="7A8DE064"/>
    <w:rsid w:val="7AC3E8B4"/>
    <w:rsid w:val="7AC90855"/>
    <w:rsid w:val="7ADAAA87"/>
    <w:rsid w:val="7B39BA9A"/>
    <w:rsid w:val="7B47419C"/>
    <w:rsid w:val="7B4C9168"/>
    <w:rsid w:val="7BA87BD0"/>
    <w:rsid w:val="7CBC5436"/>
    <w:rsid w:val="7D55A52E"/>
    <w:rsid w:val="7D81F891"/>
    <w:rsid w:val="7D895487"/>
    <w:rsid w:val="7DD15133"/>
    <w:rsid w:val="7DDC97D3"/>
    <w:rsid w:val="7DDE7967"/>
    <w:rsid w:val="7E08B820"/>
    <w:rsid w:val="7E39639C"/>
    <w:rsid w:val="7E6C4A74"/>
    <w:rsid w:val="7E6F1B11"/>
    <w:rsid w:val="7EC677EC"/>
    <w:rsid w:val="7F18B0B6"/>
    <w:rsid w:val="7F552ACB"/>
    <w:rsid w:val="7F5D745D"/>
    <w:rsid w:val="7F792099"/>
    <w:rsid w:val="7FEF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FFE50162-CEB8-490C-9A96-09626973C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0"/>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0"/>
      </w:numPr>
      <w:spacing w:before="240" w:after="60"/>
      <w:ind w:left="2880"/>
      <w:outlineLvl w:val="4"/>
    </w:pPr>
    <w:rPr>
      <w:sz w:val="22"/>
    </w:rPr>
  </w:style>
  <w:style w:type="paragraph" w:styleId="Heading6">
    <w:name w:val="heading 6"/>
    <w:basedOn w:val="Normal"/>
    <w:next w:val="Normal"/>
    <w:qFormat/>
    <w:pPr>
      <w:numPr>
        <w:ilvl w:val="5"/>
        <w:numId w:val="10"/>
      </w:numPr>
      <w:spacing w:before="240" w:after="60"/>
      <w:ind w:left="2880"/>
      <w:outlineLvl w:val="5"/>
    </w:pPr>
    <w:rPr>
      <w:i/>
      <w:sz w:val="22"/>
    </w:rPr>
  </w:style>
  <w:style w:type="paragraph" w:styleId="Heading7">
    <w:name w:val="heading 7"/>
    <w:basedOn w:val="Normal"/>
    <w:next w:val="Normal"/>
    <w:qFormat/>
    <w:pPr>
      <w:numPr>
        <w:ilvl w:val="6"/>
        <w:numId w:val="10"/>
      </w:numPr>
      <w:spacing w:before="240" w:after="60"/>
      <w:ind w:left="2880"/>
      <w:outlineLvl w:val="6"/>
    </w:pPr>
  </w:style>
  <w:style w:type="paragraph" w:styleId="Heading8">
    <w:name w:val="heading 8"/>
    <w:basedOn w:val="Normal"/>
    <w:next w:val="Normal"/>
    <w:qFormat/>
    <w:pPr>
      <w:numPr>
        <w:ilvl w:val="7"/>
        <w:numId w:val="10"/>
      </w:numPr>
      <w:spacing w:before="240" w:after="60"/>
      <w:ind w:left="2880"/>
      <w:outlineLvl w:val="7"/>
    </w:pPr>
    <w:rPr>
      <w:i/>
    </w:rPr>
  </w:style>
  <w:style w:type="paragraph" w:styleId="Heading9">
    <w:name w:val="heading 9"/>
    <w:basedOn w:val="Normal"/>
    <w:next w:val="Normal"/>
    <w:qFormat/>
    <w:pPr>
      <w:numPr>
        <w:ilvl w:val="8"/>
        <w:numId w:val="10"/>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2F746C"/>
    <w:pPr>
      <w:widowControl/>
      <w:tabs>
        <w:tab w:val="left" w:pos="540"/>
        <w:tab w:val="left" w:pos="1260"/>
      </w:tabs>
      <w:spacing w:after="120"/>
      <w:jc w:val="both"/>
    </w:pPr>
    <w:rPr>
      <w:iCs/>
      <w:color w:val="000000" w:themeColor="text1"/>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
    <w:name w:val="Table Grid"/>
    <w:basedOn w:val="TableNormal"/>
    <w:uiPriority w:val="39"/>
    <w:rsid w:val="00841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1EC06BB0"/>
    <w:pPr>
      <w:ind w:left="720"/>
      <w:contextualSpacing/>
    </w:p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06311"/>
  </w:style>
  <w:style w:type="paragraph" w:styleId="CommentSubject">
    <w:name w:val="annotation subject"/>
    <w:basedOn w:val="CommentText"/>
    <w:next w:val="CommentText"/>
    <w:link w:val="CommentSubjectChar"/>
    <w:uiPriority w:val="99"/>
    <w:semiHidden/>
    <w:unhideWhenUsed/>
    <w:rsid w:val="00C5474D"/>
    <w:rPr>
      <w:b/>
      <w:bCs/>
    </w:rPr>
  </w:style>
  <w:style w:type="character" w:customStyle="1" w:styleId="CommentSubjectChar">
    <w:name w:val="Comment Subject Char"/>
    <w:basedOn w:val="CommentTextChar"/>
    <w:link w:val="CommentSubject"/>
    <w:uiPriority w:val="99"/>
    <w:semiHidden/>
    <w:rsid w:val="00C547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 (3).dot</Template>
  <TotalTime>192</TotalTime>
  <Pages>15</Pages>
  <Words>2978</Words>
  <Characters>16977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Software Design Document (SDD)</vt:lpstr>
    </vt:vector>
  </TitlesOfParts>
  <Company>&lt;Company Name&gt;</Company>
  <LinksUpToDate>false</LinksUpToDate>
  <CharactersWithSpaces>19916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(SDD)</dc:title>
  <dc:subject>&lt;Project Name&gt;</dc:subject>
  <dc:creator>Dr Kadir Alpaslan Demir</dc:creator>
  <cp:keywords/>
  <cp:lastModifiedBy>Reviewer</cp:lastModifiedBy>
  <cp:revision>30</cp:revision>
  <cp:lastPrinted>2001-03-16T07:56:00Z</cp:lastPrinted>
  <dcterms:created xsi:type="dcterms:W3CDTF">2026-04-04T17:26:00Z</dcterms:created>
  <dcterms:modified xsi:type="dcterms:W3CDTF">2026-04-20T05:44:00Z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