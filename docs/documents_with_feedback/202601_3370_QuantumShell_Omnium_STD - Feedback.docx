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D2D84" w14:textId="5B8D90A7" w:rsidR="00530857" w:rsidRDefault="0CD5B9A9" w:rsidP="4DB866E5">
      <w:pPr>
        <w:pStyle w:val="Title"/>
        <w:jc w:val="right"/>
      </w:pPr>
      <w:commentRangeStart w:id="0"/>
      <w:r w:rsidRPr="4DB866E5">
        <w:t>Omnium</w:t>
      </w:r>
      <w:commentRangeEnd w:id="0"/>
      <w:r w:rsidR="00A5609A">
        <w:rPr>
          <w:rStyle w:val="CommentReference"/>
          <w:rFonts w:ascii="Times New Roman" w:hAnsi="Times New Roman"/>
          <w:b w:val="0"/>
        </w:rPr>
        <w:commentReference w:id="0"/>
      </w:r>
    </w:p>
    <w:p w14:paraId="4DEDEE79" w14:textId="09576367" w:rsidR="00717C4A" w:rsidRDefault="00CC0524">
      <w:pPr>
        <w:pStyle w:val="Title"/>
        <w:jc w:val="right"/>
      </w:pPr>
      <w:r>
        <w:t xml:space="preserve">Software </w:t>
      </w:r>
      <w:r w:rsidR="00CC1EAC">
        <w:t>Test D</w:t>
      </w:r>
      <w:r w:rsidR="00533A0F">
        <w:t>escription</w:t>
      </w:r>
      <w:r w:rsidR="00741678">
        <w:t xml:space="preserve"> (S</w:t>
      </w:r>
      <w:r w:rsidR="00CC1EAC">
        <w:t>TD</w:t>
      </w:r>
      <w:r w:rsidR="00741678">
        <w:t>)</w:t>
      </w:r>
    </w:p>
    <w:p w14:paraId="3BE28833" w14:textId="77777777" w:rsidR="00717C4A" w:rsidRDefault="00717C4A">
      <w:pPr>
        <w:pStyle w:val="Title"/>
        <w:jc w:val="right"/>
      </w:pPr>
    </w:p>
    <w:p w14:paraId="001E045B" w14:textId="35393B50" w:rsidR="00530857" w:rsidRDefault="00530857" w:rsidP="4DB866E5">
      <w:pPr>
        <w:pStyle w:val="Title"/>
        <w:jc w:val="right"/>
        <w:rPr>
          <w:sz w:val="28"/>
          <w:szCs w:val="28"/>
        </w:rPr>
      </w:pPr>
      <w:r w:rsidRPr="4DB866E5">
        <w:rPr>
          <w:sz w:val="28"/>
          <w:szCs w:val="28"/>
        </w:rPr>
        <w:t>Version 1.0</w:t>
      </w:r>
    </w:p>
    <w:p w14:paraId="1A99CB10" w14:textId="439F8D31" w:rsidR="00530857" w:rsidRDefault="3A3FAEED" w:rsidP="4DB866E5">
      <w:pPr>
        <w:pStyle w:val="Title"/>
        <w:jc w:val="right"/>
        <w:rPr>
          <w:sz w:val="28"/>
          <w:szCs w:val="28"/>
        </w:rPr>
      </w:pPr>
      <w:r w:rsidRPr="707956CB">
        <w:rPr>
          <w:sz w:val="28"/>
          <w:szCs w:val="28"/>
        </w:rPr>
        <w:t>4/</w:t>
      </w:r>
      <w:r w:rsidR="3DDFC479" w:rsidRPr="707956CB">
        <w:rPr>
          <w:sz w:val="28"/>
          <w:szCs w:val="28"/>
        </w:rPr>
        <w:t>10</w:t>
      </w:r>
      <w:r w:rsidRPr="707956CB">
        <w:rPr>
          <w:sz w:val="28"/>
          <w:szCs w:val="28"/>
        </w:rPr>
        <w:t>/2026</w:t>
      </w:r>
    </w:p>
    <w:p w14:paraId="38152F5B" w14:textId="77777777" w:rsidR="00717C4A" w:rsidRDefault="00717C4A">
      <w:pPr>
        <w:pStyle w:val="Title"/>
        <w:rPr>
          <w:sz w:val="28"/>
        </w:rPr>
      </w:pPr>
    </w:p>
    <w:p w14:paraId="1FC68137" w14:textId="77777777" w:rsidR="00717C4A" w:rsidRDefault="00717C4A"/>
    <w:p w14:paraId="4262B517" w14:textId="77777777" w:rsidR="00717C4A" w:rsidRDefault="00717C4A"/>
    <w:p w14:paraId="719E5359" w14:textId="77777777" w:rsidR="00530857" w:rsidRDefault="00530857">
      <w:pPr>
        <w:sectPr w:rsidR="00530857">
          <w:headerReference w:type="default" r:id="rId11"/>
          <w:footerReference w:type="default" r:id="rId12"/>
          <w:pgSz w:w="12240" w:h="15840" w:code="1"/>
          <w:pgMar w:top="1440" w:right="1440" w:bottom="1440" w:left="1440" w:header="720" w:footer="720" w:gutter="0"/>
          <w:cols w:space="720"/>
          <w:vAlign w:val="center"/>
        </w:sectPr>
      </w:pPr>
    </w:p>
    <w:p w14:paraId="36DEE07E" w14:textId="77777777" w:rsidR="00530857" w:rsidRDefault="00530857" w:rsidP="00530857">
      <w:pPr>
        <w:pStyle w:val="Title"/>
      </w:pPr>
      <w:r>
        <w:lastRenderedPageBreak/>
        <w:t>Release Checklist</w:t>
      </w:r>
    </w:p>
    <w:p w14:paraId="1F5710E6" w14:textId="77777777" w:rsidR="00530857" w:rsidRDefault="00530857" w:rsidP="00530857"/>
    <w:p w14:paraId="5269FDC7" w14:textId="77777777" w:rsidR="00530857" w:rsidRPr="002B752A" w:rsidRDefault="00530857" w:rsidP="00530857">
      <w:bookmarkStart w:id="1" w:name="_Hlk177600906"/>
      <w:bookmarkEnd w:id="1"/>
    </w:p>
    <w:tbl>
      <w:tblPr>
        <w:tblStyle w:val="TableGrid"/>
        <w:tblW w:w="0" w:type="auto"/>
        <w:tblLook w:val="04A0" w:firstRow="1" w:lastRow="0" w:firstColumn="1" w:lastColumn="0" w:noHBand="0" w:noVBand="1"/>
      </w:tblPr>
      <w:tblGrid>
        <w:gridCol w:w="7479"/>
        <w:gridCol w:w="2097"/>
      </w:tblGrid>
      <w:tr w:rsidR="00530857" w14:paraId="09DE71BC" w14:textId="77777777" w:rsidTr="35204A9E">
        <w:tc>
          <w:tcPr>
            <w:tcW w:w="7479" w:type="dxa"/>
          </w:tcPr>
          <w:p w14:paraId="4739A0AC" w14:textId="77777777" w:rsidR="00530857" w:rsidRPr="00311D8C" w:rsidRDefault="00530857" w:rsidP="00895288">
            <w:pPr>
              <w:rPr>
                <w:b/>
                <w:bCs/>
                <w:sz w:val="28"/>
                <w:szCs w:val="28"/>
              </w:rPr>
            </w:pPr>
            <w:r w:rsidRPr="00311D8C">
              <w:rPr>
                <w:b/>
                <w:bCs/>
                <w:sz w:val="28"/>
                <w:szCs w:val="28"/>
              </w:rPr>
              <w:t>Checklist Item</w:t>
            </w:r>
          </w:p>
        </w:tc>
        <w:tc>
          <w:tcPr>
            <w:tcW w:w="2097" w:type="dxa"/>
          </w:tcPr>
          <w:p w14:paraId="08D5B71C" w14:textId="77777777" w:rsidR="00530857" w:rsidRPr="00311D8C" w:rsidRDefault="00530857" w:rsidP="00895288">
            <w:pPr>
              <w:jc w:val="center"/>
              <w:rPr>
                <w:b/>
                <w:bCs/>
                <w:sz w:val="28"/>
                <w:szCs w:val="28"/>
              </w:rPr>
            </w:pPr>
            <w:r w:rsidRPr="00311D8C">
              <w:rPr>
                <w:b/>
                <w:bCs/>
                <w:sz w:val="28"/>
                <w:szCs w:val="28"/>
              </w:rPr>
              <w:t>Control (Yes/No)</w:t>
            </w:r>
          </w:p>
        </w:tc>
      </w:tr>
      <w:tr w:rsidR="00530857" w14:paraId="23D03D13" w14:textId="77777777" w:rsidTr="35204A9E">
        <w:tc>
          <w:tcPr>
            <w:tcW w:w="7479" w:type="dxa"/>
          </w:tcPr>
          <w:p w14:paraId="35BDF47E" w14:textId="77777777" w:rsidR="00530857" w:rsidRPr="002B752A" w:rsidRDefault="00530857" w:rsidP="00895288">
            <w:pPr>
              <w:jc w:val="both"/>
              <w:rPr>
                <w:b/>
                <w:bCs/>
                <w:sz w:val="24"/>
                <w:szCs w:val="24"/>
              </w:rPr>
            </w:pPr>
            <w:r w:rsidRPr="002B752A">
              <w:rPr>
                <w:sz w:val="24"/>
                <w:szCs w:val="24"/>
              </w:rPr>
              <w:t>The document has passed the quality assurance process.</w:t>
            </w:r>
          </w:p>
        </w:tc>
        <w:tc>
          <w:tcPr>
            <w:tcW w:w="2097" w:type="dxa"/>
          </w:tcPr>
          <w:p w14:paraId="53594C48" w14:textId="4258F4C8" w:rsidR="00530857" w:rsidRPr="002D17AD" w:rsidRDefault="00530857" w:rsidP="35204A9E">
            <w:pPr>
              <w:jc w:val="center"/>
              <w:rPr>
                <w:sz w:val="24"/>
                <w:szCs w:val="24"/>
              </w:rPr>
            </w:pPr>
            <w:r w:rsidRPr="35204A9E">
              <w:rPr>
                <w:sz w:val="24"/>
                <w:szCs w:val="24"/>
              </w:rPr>
              <w:t>YES</w:t>
            </w:r>
          </w:p>
        </w:tc>
      </w:tr>
      <w:tr w:rsidR="00530857" w14:paraId="6DCA7BAC" w14:textId="77777777" w:rsidTr="35204A9E">
        <w:tc>
          <w:tcPr>
            <w:tcW w:w="7479" w:type="dxa"/>
          </w:tcPr>
          <w:p w14:paraId="06C3D05B" w14:textId="77777777" w:rsidR="00530857" w:rsidRPr="002B752A" w:rsidRDefault="00530857" w:rsidP="00895288">
            <w:pPr>
              <w:jc w:val="both"/>
              <w:rPr>
                <w:sz w:val="24"/>
                <w:szCs w:val="24"/>
              </w:rPr>
            </w:pPr>
            <w:r w:rsidRPr="002B752A">
              <w:rPr>
                <w:sz w:val="24"/>
                <w:szCs w:val="24"/>
              </w:rPr>
              <w:t>The document is visually appealing and has a professional look and structure.</w:t>
            </w:r>
          </w:p>
        </w:tc>
        <w:tc>
          <w:tcPr>
            <w:tcW w:w="2097" w:type="dxa"/>
          </w:tcPr>
          <w:p w14:paraId="211CED5B" w14:textId="10109000" w:rsidR="00530857" w:rsidRPr="002D17AD" w:rsidRDefault="00530857" w:rsidP="35204A9E">
            <w:pPr>
              <w:jc w:val="center"/>
              <w:rPr>
                <w:sz w:val="24"/>
                <w:szCs w:val="24"/>
              </w:rPr>
            </w:pPr>
            <w:r w:rsidRPr="35204A9E">
              <w:rPr>
                <w:sz w:val="24"/>
                <w:szCs w:val="24"/>
              </w:rPr>
              <w:t xml:space="preserve">YES </w:t>
            </w:r>
          </w:p>
        </w:tc>
      </w:tr>
      <w:tr w:rsidR="00530857" w14:paraId="127A3221" w14:textId="77777777" w:rsidTr="35204A9E">
        <w:tc>
          <w:tcPr>
            <w:tcW w:w="7479" w:type="dxa"/>
          </w:tcPr>
          <w:p w14:paraId="0BF7577E" w14:textId="77777777" w:rsidR="00530857" w:rsidRPr="002B752A" w:rsidRDefault="00530857" w:rsidP="00895288">
            <w:pPr>
              <w:jc w:val="both"/>
              <w:rPr>
                <w:sz w:val="24"/>
                <w:szCs w:val="24"/>
              </w:rPr>
            </w:pPr>
            <w:r w:rsidRPr="002B752A">
              <w:rPr>
                <w:sz w:val="24"/>
                <w:szCs w:val="24"/>
              </w:rPr>
              <w:t>All placeholders such as text within &lt;&gt; are replaced with appropriate text.</w:t>
            </w:r>
          </w:p>
        </w:tc>
        <w:tc>
          <w:tcPr>
            <w:tcW w:w="2097" w:type="dxa"/>
          </w:tcPr>
          <w:p w14:paraId="2AE446BB" w14:textId="0D6BBDFC" w:rsidR="00530857" w:rsidRPr="002D17AD" w:rsidRDefault="00530857" w:rsidP="35204A9E">
            <w:pPr>
              <w:jc w:val="center"/>
              <w:rPr>
                <w:sz w:val="24"/>
                <w:szCs w:val="24"/>
              </w:rPr>
            </w:pPr>
            <w:r w:rsidRPr="35204A9E">
              <w:rPr>
                <w:sz w:val="24"/>
                <w:szCs w:val="24"/>
              </w:rPr>
              <w:t xml:space="preserve">YES </w:t>
            </w:r>
          </w:p>
        </w:tc>
      </w:tr>
      <w:tr w:rsidR="00530857" w14:paraId="6085D5A5" w14:textId="77777777" w:rsidTr="35204A9E">
        <w:tc>
          <w:tcPr>
            <w:tcW w:w="7479" w:type="dxa"/>
          </w:tcPr>
          <w:p w14:paraId="74E1C652" w14:textId="77777777" w:rsidR="00530857" w:rsidRPr="002B752A" w:rsidRDefault="00530857" w:rsidP="00895288">
            <w:pPr>
              <w:jc w:val="both"/>
              <w:rPr>
                <w:sz w:val="24"/>
                <w:szCs w:val="24"/>
              </w:rPr>
            </w:pPr>
            <w:r w:rsidRPr="002B752A">
              <w:rPr>
                <w:sz w:val="24"/>
                <w:szCs w:val="24"/>
              </w:rPr>
              <w:t>The document is prepared in the “Justify Text” format.</w:t>
            </w:r>
          </w:p>
        </w:tc>
        <w:tc>
          <w:tcPr>
            <w:tcW w:w="2097" w:type="dxa"/>
          </w:tcPr>
          <w:p w14:paraId="148229AF" w14:textId="1132B37E" w:rsidR="00530857" w:rsidRPr="002D17AD" w:rsidRDefault="16B78FBB" w:rsidP="35204A9E">
            <w:pPr>
              <w:jc w:val="center"/>
              <w:rPr>
                <w:sz w:val="24"/>
                <w:szCs w:val="24"/>
              </w:rPr>
            </w:pPr>
            <w:r w:rsidRPr="35204A9E">
              <w:rPr>
                <w:sz w:val="24"/>
                <w:szCs w:val="24"/>
              </w:rPr>
              <w:t>YES</w:t>
            </w:r>
          </w:p>
        </w:tc>
      </w:tr>
      <w:tr w:rsidR="00530857" w14:paraId="1FEA8797" w14:textId="77777777" w:rsidTr="35204A9E">
        <w:trPr>
          <w:trHeight w:val="300"/>
        </w:trPr>
        <w:tc>
          <w:tcPr>
            <w:tcW w:w="7479" w:type="dxa"/>
          </w:tcPr>
          <w:p w14:paraId="09620831" w14:textId="77777777" w:rsidR="00530857" w:rsidRPr="002B752A" w:rsidRDefault="00530857" w:rsidP="00895288">
            <w:pPr>
              <w:jc w:val="both"/>
              <w:rPr>
                <w:sz w:val="24"/>
                <w:szCs w:val="24"/>
              </w:rPr>
            </w:pPr>
            <w:r w:rsidRPr="002B752A">
              <w:rPr>
                <w:sz w:val="24"/>
                <w:szCs w:val="24"/>
              </w:rPr>
              <w:t>The document does not include typos, different fonts, and misalignments.</w:t>
            </w:r>
          </w:p>
        </w:tc>
        <w:tc>
          <w:tcPr>
            <w:tcW w:w="2097" w:type="dxa"/>
          </w:tcPr>
          <w:p w14:paraId="10E0ECD6" w14:textId="58F3A357" w:rsidR="00530857" w:rsidRPr="002D17AD" w:rsidRDefault="00530857" w:rsidP="35204A9E">
            <w:pPr>
              <w:jc w:val="center"/>
              <w:rPr>
                <w:sz w:val="24"/>
                <w:szCs w:val="24"/>
              </w:rPr>
            </w:pPr>
            <w:r w:rsidRPr="35204A9E">
              <w:rPr>
                <w:sz w:val="24"/>
                <w:szCs w:val="24"/>
              </w:rPr>
              <w:t>YES</w:t>
            </w:r>
          </w:p>
        </w:tc>
      </w:tr>
      <w:tr w:rsidR="00530857" w14:paraId="643422ED" w14:textId="77777777" w:rsidTr="35204A9E">
        <w:tc>
          <w:tcPr>
            <w:tcW w:w="7479" w:type="dxa"/>
          </w:tcPr>
          <w:p w14:paraId="03606807" w14:textId="77777777" w:rsidR="00530857" w:rsidRPr="002B752A" w:rsidRDefault="00530857" w:rsidP="00895288">
            <w:pPr>
              <w:jc w:val="both"/>
              <w:rPr>
                <w:sz w:val="24"/>
                <w:szCs w:val="24"/>
              </w:rPr>
            </w:pPr>
            <w:r w:rsidRPr="002B752A">
              <w:rPr>
                <w:sz w:val="24"/>
                <w:szCs w:val="24"/>
              </w:rPr>
              <w:t>In the revision history, the first version states “The first version”. Additional versions include an entry highlighting all the changes from the previous version.</w:t>
            </w:r>
          </w:p>
        </w:tc>
        <w:tc>
          <w:tcPr>
            <w:tcW w:w="2097" w:type="dxa"/>
          </w:tcPr>
          <w:p w14:paraId="2483828D" w14:textId="7B3F61CD" w:rsidR="00530857" w:rsidRPr="002D17AD" w:rsidRDefault="11F93AE1" w:rsidP="35204A9E">
            <w:pPr>
              <w:jc w:val="center"/>
              <w:rPr>
                <w:sz w:val="24"/>
                <w:szCs w:val="24"/>
              </w:rPr>
            </w:pPr>
            <w:r w:rsidRPr="35204A9E">
              <w:rPr>
                <w:sz w:val="24"/>
                <w:szCs w:val="24"/>
              </w:rPr>
              <w:t>YES</w:t>
            </w:r>
          </w:p>
        </w:tc>
      </w:tr>
      <w:tr w:rsidR="00530857" w14:paraId="72B2F3D7" w14:textId="77777777" w:rsidTr="35204A9E">
        <w:tc>
          <w:tcPr>
            <w:tcW w:w="7479" w:type="dxa"/>
          </w:tcPr>
          <w:p w14:paraId="3F2CD7C8" w14:textId="77777777" w:rsidR="00530857" w:rsidRPr="002B752A" w:rsidRDefault="00530857" w:rsidP="00895288">
            <w:pPr>
              <w:jc w:val="both"/>
              <w:rPr>
                <w:sz w:val="24"/>
                <w:szCs w:val="24"/>
              </w:rPr>
            </w:pPr>
            <w:r w:rsidRPr="002B752A">
              <w:rPr>
                <w:sz w:val="24"/>
                <w:szCs w:val="24"/>
              </w:rPr>
              <w:t>The table of contents (TOC) is updated as necessary.</w:t>
            </w:r>
          </w:p>
        </w:tc>
        <w:tc>
          <w:tcPr>
            <w:tcW w:w="2097" w:type="dxa"/>
          </w:tcPr>
          <w:p w14:paraId="365EECE6" w14:textId="0DEF6302" w:rsidR="00530857" w:rsidRPr="002D17AD" w:rsidRDefault="00530857" w:rsidP="35204A9E">
            <w:pPr>
              <w:jc w:val="center"/>
              <w:rPr>
                <w:sz w:val="24"/>
                <w:szCs w:val="24"/>
              </w:rPr>
            </w:pPr>
            <w:r w:rsidRPr="35204A9E">
              <w:rPr>
                <w:sz w:val="24"/>
                <w:szCs w:val="24"/>
              </w:rPr>
              <w:t>YES</w:t>
            </w:r>
          </w:p>
        </w:tc>
      </w:tr>
      <w:tr w:rsidR="00530857" w14:paraId="57BE714D" w14:textId="77777777" w:rsidTr="35204A9E">
        <w:tc>
          <w:tcPr>
            <w:tcW w:w="7479" w:type="dxa"/>
          </w:tcPr>
          <w:p w14:paraId="56417976" w14:textId="77777777" w:rsidR="00530857" w:rsidRPr="002B752A" w:rsidRDefault="00530857" w:rsidP="00895288">
            <w:pPr>
              <w:jc w:val="both"/>
              <w:rPr>
                <w:sz w:val="24"/>
                <w:szCs w:val="24"/>
              </w:rPr>
            </w:pPr>
            <w:r w:rsidRPr="002B752A">
              <w:rPr>
                <w:sz w:val="24"/>
                <w:szCs w:val="24"/>
              </w:rPr>
              <w:t>References list other project documents and additional standards or documents needed to understand the document. The references include the necessary document/artifact version number and publication date.</w:t>
            </w:r>
          </w:p>
        </w:tc>
        <w:tc>
          <w:tcPr>
            <w:tcW w:w="2097" w:type="dxa"/>
          </w:tcPr>
          <w:p w14:paraId="28DD9589" w14:textId="2DC20505" w:rsidR="00530857" w:rsidRPr="002D17AD" w:rsidRDefault="00530857" w:rsidP="35204A9E">
            <w:pPr>
              <w:jc w:val="center"/>
              <w:rPr>
                <w:sz w:val="24"/>
                <w:szCs w:val="24"/>
              </w:rPr>
            </w:pPr>
            <w:r w:rsidRPr="35204A9E">
              <w:rPr>
                <w:sz w:val="24"/>
                <w:szCs w:val="24"/>
              </w:rPr>
              <w:t>YES</w:t>
            </w:r>
          </w:p>
        </w:tc>
      </w:tr>
      <w:tr w:rsidR="00530857" w14:paraId="5FA749CE" w14:textId="77777777" w:rsidTr="35204A9E">
        <w:tc>
          <w:tcPr>
            <w:tcW w:w="7479" w:type="dxa"/>
          </w:tcPr>
          <w:p w14:paraId="400D6A38" w14:textId="77777777" w:rsidR="00530857" w:rsidRPr="002B752A" w:rsidRDefault="00530857" w:rsidP="00895288">
            <w:pPr>
              <w:jc w:val="both"/>
              <w:rPr>
                <w:sz w:val="24"/>
                <w:szCs w:val="24"/>
              </w:rPr>
            </w:pPr>
            <w:r w:rsidRPr="002B752A">
              <w:rPr>
                <w:sz w:val="24"/>
                <w:szCs w:val="24"/>
              </w:rPr>
              <w:t xml:space="preserve">The language grammar is used appropriately. </w:t>
            </w:r>
          </w:p>
        </w:tc>
        <w:tc>
          <w:tcPr>
            <w:tcW w:w="2097" w:type="dxa"/>
          </w:tcPr>
          <w:p w14:paraId="5DB0B89D" w14:textId="31F338D4" w:rsidR="00530857" w:rsidRPr="002D17AD" w:rsidRDefault="00530857" w:rsidP="35204A9E">
            <w:pPr>
              <w:jc w:val="center"/>
              <w:rPr>
                <w:sz w:val="24"/>
                <w:szCs w:val="24"/>
              </w:rPr>
            </w:pPr>
            <w:r w:rsidRPr="35204A9E">
              <w:rPr>
                <w:sz w:val="24"/>
                <w:szCs w:val="24"/>
              </w:rPr>
              <w:t>YES</w:t>
            </w:r>
          </w:p>
        </w:tc>
      </w:tr>
      <w:tr w:rsidR="00530857" w14:paraId="22DF25CD" w14:textId="77777777" w:rsidTr="35204A9E">
        <w:tc>
          <w:tcPr>
            <w:tcW w:w="7479" w:type="dxa"/>
          </w:tcPr>
          <w:p w14:paraId="2FC75DD2" w14:textId="77777777" w:rsidR="00530857" w:rsidRPr="002B752A" w:rsidRDefault="00530857" w:rsidP="00895288">
            <w:pPr>
              <w:jc w:val="both"/>
              <w:rPr>
                <w:sz w:val="24"/>
                <w:szCs w:val="24"/>
              </w:rPr>
            </w:pPr>
            <w:r w:rsidRPr="002B752A">
              <w:rPr>
                <w:sz w:val="24"/>
                <w:szCs w:val="24"/>
              </w:rPr>
              <w:t>Sentences are written as full sentences.</w:t>
            </w:r>
          </w:p>
        </w:tc>
        <w:tc>
          <w:tcPr>
            <w:tcW w:w="2097" w:type="dxa"/>
          </w:tcPr>
          <w:p w14:paraId="0E67100B" w14:textId="6783A8D4" w:rsidR="00530857" w:rsidRPr="002D17AD" w:rsidRDefault="00530857" w:rsidP="35204A9E">
            <w:pPr>
              <w:jc w:val="center"/>
              <w:rPr>
                <w:sz w:val="24"/>
                <w:szCs w:val="24"/>
              </w:rPr>
            </w:pPr>
            <w:r w:rsidRPr="35204A9E">
              <w:rPr>
                <w:sz w:val="24"/>
                <w:szCs w:val="24"/>
              </w:rPr>
              <w:t>YES</w:t>
            </w:r>
          </w:p>
        </w:tc>
      </w:tr>
      <w:tr w:rsidR="00530857" w14:paraId="160F3908" w14:textId="77777777" w:rsidTr="35204A9E">
        <w:tc>
          <w:tcPr>
            <w:tcW w:w="7479" w:type="dxa"/>
          </w:tcPr>
          <w:p w14:paraId="65B9FEF7" w14:textId="77777777" w:rsidR="00530857" w:rsidRPr="002B752A" w:rsidRDefault="00530857" w:rsidP="00895288">
            <w:pPr>
              <w:jc w:val="both"/>
              <w:rPr>
                <w:sz w:val="24"/>
                <w:szCs w:val="24"/>
              </w:rPr>
            </w:pPr>
            <w:r w:rsidRPr="002B752A">
              <w:rPr>
                <w:sz w:val="24"/>
                <w:szCs w:val="24"/>
              </w:rPr>
              <w:t>The wording in the document is formal</w:t>
            </w:r>
            <w:r>
              <w:rPr>
                <w:sz w:val="24"/>
                <w:szCs w:val="24"/>
              </w:rPr>
              <w:t>.</w:t>
            </w:r>
          </w:p>
        </w:tc>
        <w:tc>
          <w:tcPr>
            <w:tcW w:w="2097" w:type="dxa"/>
          </w:tcPr>
          <w:p w14:paraId="2B772D3D" w14:textId="681D0B0E" w:rsidR="00530857" w:rsidRPr="002D17AD" w:rsidRDefault="00530857" w:rsidP="35204A9E">
            <w:pPr>
              <w:jc w:val="center"/>
              <w:rPr>
                <w:sz w:val="24"/>
                <w:szCs w:val="24"/>
              </w:rPr>
            </w:pPr>
            <w:r w:rsidRPr="35204A9E">
              <w:rPr>
                <w:sz w:val="24"/>
                <w:szCs w:val="24"/>
              </w:rPr>
              <w:t>YES</w:t>
            </w:r>
          </w:p>
        </w:tc>
      </w:tr>
      <w:tr w:rsidR="00530857" w14:paraId="4E349D7E" w14:textId="77777777" w:rsidTr="35204A9E">
        <w:tc>
          <w:tcPr>
            <w:tcW w:w="7479" w:type="dxa"/>
          </w:tcPr>
          <w:p w14:paraId="610BA067" w14:textId="77777777" w:rsidR="00530857" w:rsidRPr="002B752A" w:rsidRDefault="00530857" w:rsidP="00895288">
            <w:pPr>
              <w:jc w:val="both"/>
              <w:rPr>
                <w:sz w:val="24"/>
                <w:szCs w:val="24"/>
              </w:rPr>
            </w:pPr>
            <w:r w:rsidRPr="002B752A">
              <w:rPr>
                <w:sz w:val="24"/>
                <w:szCs w:val="24"/>
              </w:rPr>
              <w:t>The wording in the document is clear.</w:t>
            </w:r>
          </w:p>
        </w:tc>
        <w:tc>
          <w:tcPr>
            <w:tcW w:w="2097" w:type="dxa"/>
          </w:tcPr>
          <w:p w14:paraId="1615679D" w14:textId="4DDB1368" w:rsidR="00530857" w:rsidRPr="002D17AD" w:rsidRDefault="00530857" w:rsidP="35204A9E">
            <w:pPr>
              <w:jc w:val="center"/>
              <w:rPr>
                <w:sz w:val="24"/>
                <w:szCs w:val="24"/>
              </w:rPr>
            </w:pPr>
            <w:r w:rsidRPr="35204A9E">
              <w:rPr>
                <w:sz w:val="24"/>
                <w:szCs w:val="24"/>
              </w:rPr>
              <w:t>YES</w:t>
            </w:r>
          </w:p>
        </w:tc>
      </w:tr>
      <w:tr w:rsidR="00530857" w14:paraId="2C964977" w14:textId="77777777" w:rsidTr="35204A9E">
        <w:tc>
          <w:tcPr>
            <w:tcW w:w="7479" w:type="dxa"/>
          </w:tcPr>
          <w:p w14:paraId="538AD219" w14:textId="77777777" w:rsidR="00530857" w:rsidRPr="002B752A" w:rsidRDefault="00530857" w:rsidP="00895288">
            <w:pPr>
              <w:jc w:val="both"/>
              <w:rPr>
                <w:sz w:val="24"/>
                <w:szCs w:val="24"/>
              </w:rPr>
            </w:pPr>
            <w:r w:rsidRPr="002B752A">
              <w:rPr>
                <w:sz w:val="24"/>
                <w:szCs w:val="24"/>
              </w:rPr>
              <w:t>The wording in the document is professional.</w:t>
            </w:r>
          </w:p>
        </w:tc>
        <w:tc>
          <w:tcPr>
            <w:tcW w:w="2097" w:type="dxa"/>
          </w:tcPr>
          <w:p w14:paraId="0FAAF56E" w14:textId="588415A4" w:rsidR="00530857" w:rsidRPr="002D17AD" w:rsidRDefault="00530857" w:rsidP="35204A9E">
            <w:pPr>
              <w:jc w:val="center"/>
              <w:rPr>
                <w:sz w:val="24"/>
                <w:szCs w:val="24"/>
              </w:rPr>
            </w:pPr>
            <w:r w:rsidRPr="35204A9E">
              <w:rPr>
                <w:sz w:val="24"/>
                <w:szCs w:val="24"/>
              </w:rPr>
              <w:t>YES</w:t>
            </w:r>
          </w:p>
        </w:tc>
      </w:tr>
      <w:tr w:rsidR="00530857" w14:paraId="04D45184" w14:textId="77777777" w:rsidTr="35204A9E">
        <w:tc>
          <w:tcPr>
            <w:tcW w:w="7479" w:type="dxa"/>
          </w:tcPr>
          <w:p w14:paraId="1C8D1F2B" w14:textId="77777777" w:rsidR="00530857" w:rsidRPr="002B752A" w:rsidRDefault="00530857" w:rsidP="00895288">
            <w:pPr>
              <w:jc w:val="both"/>
              <w:rPr>
                <w:sz w:val="24"/>
                <w:szCs w:val="24"/>
              </w:rPr>
            </w:pPr>
            <w:r w:rsidRPr="002B752A">
              <w:rPr>
                <w:sz w:val="24"/>
                <w:szCs w:val="24"/>
              </w:rPr>
              <w:t>All project-related definitions, acronyms, and abbreviations sections are included in the related tables.</w:t>
            </w:r>
          </w:p>
        </w:tc>
        <w:tc>
          <w:tcPr>
            <w:tcW w:w="2097" w:type="dxa"/>
          </w:tcPr>
          <w:p w14:paraId="6CF16C4A" w14:textId="4D385F7D" w:rsidR="00530857" w:rsidRPr="002D17AD" w:rsidRDefault="00530857" w:rsidP="35204A9E">
            <w:pPr>
              <w:jc w:val="center"/>
              <w:rPr>
                <w:sz w:val="24"/>
                <w:szCs w:val="24"/>
              </w:rPr>
            </w:pPr>
            <w:r w:rsidRPr="35204A9E">
              <w:rPr>
                <w:sz w:val="24"/>
                <w:szCs w:val="24"/>
              </w:rPr>
              <w:t>YES</w:t>
            </w:r>
          </w:p>
        </w:tc>
      </w:tr>
      <w:tr w:rsidR="00530857" w14:paraId="69A84A8D" w14:textId="77777777" w:rsidTr="35204A9E">
        <w:tc>
          <w:tcPr>
            <w:tcW w:w="7479" w:type="dxa"/>
          </w:tcPr>
          <w:p w14:paraId="6047E787" w14:textId="77777777" w:rsidR="00530857" w:rsidRPr="002B752A" w:rsidRDefault="00530857" w:rsidP="00895288">
            <w:pPr>
              <w:jc w:val="both"/>
              <w:rPr>
                <w:sz w:val="24"/>
                <w:szCs w:val="24"/>
              </w:rPr>
            </w:pPr>
            <w:r>
              <w:rPr>
                <w:sz w:val="24"/>
                <w:szCs w:val="24"/>
              </w:rPr>
              <w:t>T</w:t>
            </w:r>
            <w:r w:rsidRPr="002B752A">
              <w:rPr>
                <w:sz w:val="24"/>
                <w:szCs w:val="24"/>
              </w:rPr>
              <w:t>he team member names are specifically spelled out</w:t>
            </w:r>
            <w:r>
              <w:rPr>
                <w:sz w:val="24"/>
                <w:szCs w:val="24"/>
              </w:rPr>
              <w:t xml:space="preserve"> i</w:t>
            </w:r>
            <w:r w:rsidRPr="002B752A">
              <w:rPr>
                <w:sz w:val="24"/>
                <w:szCs w:val="24"/>
              </w:rPr>
              <w:t>n the document preparation and approvals section</w:t>
            </w:r>
            <w:r>
              <w:rPr>
                <w:sz w:val="24"/>
                <w:szCs w:val="24"/>
              </w:rPr>
              <w:t>s.</w:t>
            </w:r>
          </w:p>
        </w:tc>
        <w:tc>
          <w:tcPr>
            <w:tcW w:w="2097" w:type="dxa"/>
          </w:tcPr>
          <w:p w14:paraId="418A172F" w14:textId="5B3A50FA" w:rsidR="00530857" w:rsidRPr="002D17AD" w:rsidRDefault="00530857" w:rsidP="35204A9E">
            <w:pPr>
              <w:jc w:val="center"/>
              <w:rPr>
                <w:sz w:val="24"/>
                <w:szCs w:val="24"/>
              </w:rPr>
            </w:pPr>
            <w:r w:rsidRPr="35204A9E">
              <w:rPr>
                <w:sz w:val="24"/>
                <w:szCs w:val="24"/>
              </w:rPr>
              <w:t>YES</w:t>
            </w:r>
          </w:p>
        </w:tc>
      </w:tr>
      <w:tr w:rsidR="00530857" w14:paraId="5297C80A" w14:textId="77777777" w:rsidTr="35204A9E">
        <w:tc>
          <w:tcPr>
            <w:tcW w:w="7479" w:type="dxa"/>
          </w:tcPr>
          <w:p w14:paraId="7840F350" w14:textId="77777777" w:rsidR="00530857" w:rsidRPr="002B752A" w:rsidRDefault="00530857" w:rsidP="00895288">
            <w:pPr>
              <w:jc w:val="both"/>
              <w:rPr>
                <w:sz w:val="24"/>
                <w:szCs w:val="24"/>
              </w:rPr>
            </w:pPr>
            <w:r w:rsidRPr="002B752A">
              <w:rPr>
                <w:sz w:val="24"/>
                <w:szCs w:val="24"/>
              </w:rPr>
              <w:t>The purpose and scope of the document are adequately described.</w:t>
            </w:r>
          </w:p>
        </w:tc>
        <w:tc>
          <w:tcPr>
            <w:tcW w:w="2097" w:type="dxa"/>
          </w:tcPr>
          <w:p w14:paraId="6EC33A12" w14:textId="3D2CEC66" w:rsidR="00530857" w:rsidRPr="002D17AD" w:rsidRDefault="00530857" w:rsidP="35204A9E">
            <w:pPr>
              <w:jc w:val="center"/>
              <w:rPr>
                <w:sz w:val="24"/>
                <w:szCs w:val="24"/>
              </w:rPr>
            </w:pPr>
            <w:r w:rsidRPr="35204A9E">
              <w:rPr>
                <w:sz w:val="24"/>
                <w:szCs w:val="24"/>
              </w:rPr>
              <w:t>YES</w:t>
            </w:r>
          </w:p>
        </w:tc>
      </w:tr>
      <w:tr w:rsidR="00530857" w14:paraId="14D6B620" w14:textId="77777777" w:rsidTr="35204A9E">
        <w:tc>
          <w:tcPr>
            <w:tcW w:w="7479" w:type="dxa"/>
          </w:tcPr>
          <w:p w14:paraId="23E1F915" w14:textId="77777777" w:rsidR="00530857" w:rsidRPr="002B752A" w:rsidRDefault="00530857" w:rsidP="00895288">
            <w:pPr>
              <w:jc w:val="both"/>
              <w:rPr>
                <w:sz w:val="24"/>
                <w:szCs w:val="24"/>
              </w:rPr>
            </w:pPr>
            <w:r>
              <w:rPr>
                <w:sz w:val="24"/>
                <w:szCs w:val="24"/>
              </w:rPr>
              <w:t>All sections include the necessary and adequate information.</w:t>
            </w:r>
          </w:p>
        </w:tc>
        <w:tc>
          <w:tcPr>
            <w:tcW w:w="2097" w:type="dxa"/>
          </w:tcPr>
          <w:p w14:paraId="2F1D5F1D" w14:textId="6C5D2BA6" w:rsidR="00530857" w:rsidRPr="002D17AD" w:rsidRDefault="00530857" w:rsidP="35204A9E">
            <w:pPr>
              <w:jc w:val="center"/>
              <w:rPr>
                <w:sz w:val="24"/>
                <w:szCs w:val="24"/>
              </w:rPr>
            </w:pPr>
            <w:r w:rsidRPr="35204A9E">
              <w:rPr>
                <w:sz w:val="24"/>
                <w:szCs w:val="24"/>
              </w:rPr>
              <w:t>YES</w:t>
            </w:r>
          </w:p>
        </w:tc>
      </w:tr>
      <w:tr w:rsidR="00530857" w14:paraId="1B2CE881" w14:textId="77777777" w:rsidTr="35204A9E">
        <w:tc>
          <w:tcPr>
            <w:tcW w:w="7479" w:type="dxa"/>
          </w:tcPr>
          <w:p w14:paraId="0C15B442" w14:textId="6D8E3A62" w:rsidR="00530857" w:rsidRPr="003972AF" w:rsidRDefault="00042163" w:rsidP="00895288">
            <w:pPr>
              <w:jc w:val="both"/>
              <w:rPr>
                <w:sz w:val="24"/>
                <w:szCs w:val="24"/>
              </w:rPr>
            </w:pPr>
            <w:r>
              <w:rPr>
                <w:sz w:val="24"/>
                <w:szCs w:val="24"/>
              </w:rPr>
              <w:t>There are an adequate number of test cases to cover all the necessary testing for the application.</w:t>
            </w:r>
          </w:p>
        </w:tc>
        <w:tc>
          <w:tcPr>
            <w:tcW w:w="2097" w:type="dxa"/>
          </w:tcPr>
          <w:p w14:paraId="37B0F828" w14:textId="13FE16DE" w:rsidR="00530857" w:rsidRDefault="00530857" w:rsidP="35204A9E">
            <w:pPr>
              <w:jc w:val="center"/>
              <w:rPr>
                <w:sz w:val="24"/>
                <w:szCs w:val="24"/>
              </w:rPr>
            </w:pPr>
            <w:r w:rsidRPr="35204A9E">
              <w:rPr>
                <w:sz w:val="24"/>
                <w:szCs w:val="24"/>
              </w:rPr>
              <w:t>YES</w:t>
            </w:r>
          </w:p>
        </w:tc>
      </w:tr>
      <w:tr w:rsidR="00530857" w14:paraId="31D8402B" w14:textId="77777777" w:rsidTr="35204A9E">
        <w:tc>
          <w:tcPr>
            <w:tcW w:w="7479" w:type="dxa"/>
          </w:tcPr>
          <w:p w14:paraId="24E06BC4" w14:textId="6AF4B837" w:rsidR="00530857" w:rsidRPr="003972AF" w:rsidRDefault="00042163" w:rsidP="00895288">
            <w:pPr>
              <w:jc w:val="both"/>
              <w:rPr>
                <w:sz w:val="24"/>
                <w:szCs w:val="24"/>
              </w:rPr>
            </w:pPr>
            <w:r>
              <w:rPr>
                <w:sz w:val="24"/>
                <w:szCs w:val="24"/>
              </w:rPr>
              <w:t xml:space="preserve">The test traceability matrix includes all the test cases and all application requirements including functional, hardware, and quality. </w:t>
            </w:r>
          </w:p>
        </w:tc>
        <w:tc>
          <w:tcPr>
            <w:tcW w:w="2097" w:type="dxa"/>
          </w:tcPr>
          <w:p w14:paraId="5092FBF1" w14:textId="62CE549C" w:rsidR="00530857" w:rsidRDefault="736033C2" w:rsidP="35204A9E">
            <w:pPr>
              <w:jc w:val="center"/>
              <w:rPr>
                <w:sz w:val="24"/>
                <w:szCs w:val="24"/>
              </w:rPr>
            </w:pPr>
            <w:r w:rsidRPr="35204A9E">
              <w:rPr>
                <w:sz w:val="24"/>
                <w:szCs w:val="24"/>
              </w:rPr>
              <w:t>YES</w:t>
            </w:r>
          </w:p>
        </w:tc>
      </w:tr>
      <w:tr w:rsidR="00530857" w14:paraId="705BE14D" w14:textId="77777777" w:rsidTr="35204A9E">
        <w:tc>
          <w:tcPr>
            <w:tcW w:w="7479" w:type="dxa"/>
          </w:tcPr>
          <w:p w14:paraId="50226F83" w14:textId="1D2192EC" w:rsidR="00530857" w:rsidRPr="002B752A" w:rsidRDefault="00042163" w:rsidP="00895288">
            <w:pPr>
              <w:jc w:val="both"/>
              <w:rPr>
                <w:sz w:val="24"/>
                <w:szCs w:val="24"/>
              </w:rPr>
            </w:pPr>
            <w:r>
              <w:rPr>
                <w:sz w:val="24"/>
                <w:szCs w:val="24"/>
              </w:rPr>
              <w:t>All test cases in the test case list are detailed in the appendixes.</w:t>
            </w:r>
          </w:p>
        </w:tc>
        <w:tc>
          <w:tcPr>
            <w:tcW w:w="2097" w:type="dxa"/>
          </w:tcPr>
          <w:p w14:paraId="541CCFC7" w14:textId="12F1E7D5" w:rsidR="00530857" w:rsidRDefault="00530857" w:rsidP="35204A9E">
            <w:pPr>
              <w:jc w:val="center"/>
              <w:rPr>
                <w:sz w:val="24"/>
                <w:szCs w:val="24"/>
              </w:rPr>
            </w:pPr>
            <w:r w:rsidRPr="35204A9E">
              <w:rPr>
                <w:sz w:val="24"/>
                <w:szCs w:val="24"/>
              </w:rPr>
              <w:t>YES</w:t>
            </w:r>
          </w:p>
        </w:tc>
      </w:tr>
      <w:tr w:rsidR="00530857" w14:paraId="2EF91D04" w14:textId="77777777" w:rsidTr="35204A9E">
        <w:tc>
          <w:tcPr>
            <w:tcW w:w="7479" w:type="dxa"/>
          </w:tcPr>
          <w:p w14:paraId="0FDF4947" w14:textId="6D947A0B" w:rsidR="00530857" w:rsidRDefault="00042163" w:rsidP="00895288">
            <w:pPr>
              <w:jc w:val="both"/>
              <w:rPr>
                <w:sz w:val="24"/>
                <w:szCs w:val="24"/>
              </w:rPr>
            </w:pPr>
            <w:r>
              <w:rPr>
                <w:sz w:val="24"/>
                <w:szCs w:val="24"/>
              </w:rPr>
              <w:t>The planned test duration is adequately estimated for the test case.</w:t>
            </w:r>
          </w:p>
        </w:tc>
        <w:tc>
          <w:tcPr>
            <w:tcW w:w="2097" w:type="dxa"/>
          </w:tcPr>
          <w:p w14:paraId="040AD77A" w14:textId="6B770D2C" w:rsidR="00530857" w:rsidRDefault="00530857" w:rsidP="35204A9E">
            <w:pPr>
              <w:jc w:val="center"/>
              <w:rPr>
                <w:sz w:val="24"/>
                <w:szCs w:val="24"/>
              </w:rPr>
            </w:pPr>
            <w:r w:rsidRPr="35204A9E">
              <w:rPr>
                <w:sz w:val="24"/>
                <w:szCs w:val="24"/>
              </w:rPr>
              <w:t>YES</w:t>
            </w:r>
          </w:p>
        </w:tc>
      </w:tr>
      <w:tr w:rsidR="00530857" w14:paraId="46BC0E6A" w14:textId="77777777" w:rsidTr="35204A9E">
        <w:tc>
          <w:tcPr>
            <w:tcW w:w="7479" w:type="dxa"/>
          </w:tcPr>
          <w:p w14:paraId="25DAF70D" w14:textId="069DA927" w:rsidR="00530857" w:rsidRPr="002B752A" w:rsidRDefault="00042163" w:rsidP="00895288">
            <w:pPr>
              <w:jc w:val="both"/>
              <w:rPr>
                <w:sz w:val="24"/>
                <w:szCs w:val="24"/>
              </w:rPr>
            </w:pPr>
            <w:r>
              <w:rPr>
                <w:sz w:val="24"/>
                <w:szCs w:val="24"/>
              </w:rPr>
              <w:t>All fields in the test cases are completed and no field is left empty.</w:t>
            </w:r>
          </w:p>
        </w:tc>
        <w:tc>
          <w:tcPr>
            <w:tcW w:w="2097" w:type="dxa"/>
          </w:tcPr>
          <w:p w14:paraId="5C4463F8" w14:textId="700A49C2" w:rsidR="00530857" w:rsidRDefault="00530857" w:rsidP="35204A9E">
            <w:pPr>
              <w:jc w:val="center"/>
              <w:rPr>
                <w:sz w:val="24"/>
                <w:szCs w:val="24"/>
              </w:rPr>
            </w:pPr>
            <w:r w:rsidRPr="35204A9E">
              <w:rPr>
                <w:sz w:val="24"/>
                <w:szCs w:val="24"/>
              </w:rPr>
              <w:t>YES</w:t>
            </w:r>
          </w:p>
        </w:tc>
      </w:tr>
      <w:tr w:rsidR="00530857" w14:paraId="74624EFC" w14:textId="77777777" w:rsidTr="35204A9E">
        <w:tc>
          <w:tcPr>
            <w:tcW w:w="7479" w:type="dxa"/>
          </w:tcPr>
          <w:p w14:paraId="3781D2DF" w14:textId="0D429220" w:rsidR="00530857" w:rsidRDefault="00042163" w:rsidP="00895288">
            <w:pPr>
              <w:jc w:val="both"/>
              <w:rPr>
                <w:sz w:val="24"/>
                <w:szCs w:val="24"/>
              </w:rPr>
            </w:pPr>
            <w:r>
              <w:rPr>
                <w:sz w:val="24"/>
                <w:szCs w:val="24"/>
              </w:rPr>
              <w:t xml:space="preserve">The test steps in the test case are detailed enough to adequately test the feature/s and the requirements. </w:t>
            </w:r>
          </w:p>
        </w:tc>
        <w:tc>
          <w:tcPr>
            <w:tcW w:w="2097" w:type="dxa"/>
          </w:tcPr>
          <w:p w14:paraId="0A83911A" w14:textId="4FA10391" w:rsidR="00530857" w:rsidRDefault="00530857" w:rsidP="35204A9E">
            <w:pPr>
              <w:jc w:val="center"/>
              <w:rPr>
                <w:sz w:val="24"/>
                <w:szCs w:val="24"/>
              </w:rPr>
            </w:pPr>
            <w:r w:rsidRPr="35204A9E">
              <w:rPr>
                <w:sz w:val="24"/>
                <w:szCs w:val="24"/>
              </w:rPr>
              <w:t>YES</w:t>
            </w:r>
          </w:p>
        </w:tc>
      </w:tr>
      <w:tr w:rsidR="00530857" w14:paraId="2351C1B1" w14:textId="77777777" w:rsidTr="35204A9E">
        <w:tc>
          <w:tcPr>
            <w:tcW w:w="7479" w:type="dxa"/>
          </w:tcPr>
          <w:p w14:paraId="7A7D10C1" w14:textId="2AFADD08" w:rsidR="00530857" w:rsidRPr="002B752A" w:rsidRDefault="00042163" w:rsidP="00895288">
            <w:pPr>
              <w:jc w:val="both"/>
              <w:rPr>
                <w:sz w:val="24"/>
                <w:szCs w:val="24"/>
              </w:rPr>
            </w:pPr>
            <w:r>
              <w:rPr>
                <w:sz w:val="24"/>
                <w:szCs w:val="24"/>
              </w:rPr>
              <w:t>The test cases include at least 10 steps that are detailed enough to replicate the test with inputs and outputs.</w:t>
            </w:r>
          </w:p>
        </w:tc>
        <w:tc>
          <w:tcPr>
            <w:tcW w:w="2097" w:type="dxa"/>
          </w:tcPr>
          <w:p w14:paraId="2AF8BC04" w14:textId="3247128A" w:rsidR="00530857" w:rsidRDefault="56210F4B" w:rsidP="35204A9E">
            <w:pPr>
              <w:jc w:val="center"/>
            </w:pPr>
            <w:r w:rsidRPr="35204A9E">
              <w:rPr>
                <w:sz w:val="24"/>
                <w:szCs w:val="24"/>
              </w:rPr>
              <w:t>NO</w:t>
            </w:r>
          </w:p>
        </w:tc>
      </w:tr>
    </w:tbl>
    <w:p w14:paraId="50165315" w14:textId="77777777" w:rsidR="00530857" w:rsidRDefault="00530857" w:rsidP="00530857"/>
    <w:p w14:paraId="58B9D9C3" w14:textId="77777777" w:rsidR="00042163" w:rsidRDefault="00042163" w:rsidP="00530857"/>
    <w:p w14:paraId="037E1E74" w14:textId="77777777" w:rsidR="00530857" w:rsidRDefault="00530857" w:rsidP="00530857"/>
    <w:tbl>
      <w:tblPr>
        <w:tblStyle w:val="TableGrid"/>
        <w:tblW w:w="0" w:type="auto"/>
        <w:tblLook w:val="04A0" w:firstRow="1" w:lastRow="0" w:firstColumn="1" w:lastColumn="0" w:noHBand="0" w:noVBand="1"/>
      </w:tblPr>
      <w:tblGrid>
        <w:gridCol w:w="7479"/>
        <w:gridCol w:w="2097"/>
      </w:tblGrid>
      <w:tr w:rsidR="00530857" w:rsidRPr="00F1197C" w14:paraId="69B4363F" w14:textId="77777777" w:rsidTr="35204A9E">
        <w:tc>
          <w:tcPr>
            <w:tcW w:w="7479" w:type="dxa"/>
          </w:tcPr>
          <w:p w14:paraId="1863091B" w14:textId="77777777" w:rsidR="00530857" w:rsidRPr="00F1197C" w:rsidRDefault="00530857" w:rsidP="00895288">
            <w:pPr>
              <w:jc w:val="both"/>
              <w:rPr>
                <w:b/>
                <w:bCs/>
                <w:sz w:val="28"/>
                <w:szCs w:val="28"/>
              </w:rPr>
            </w:pPr>
            <w:r w:rsidRPr="4DB866E5">
              <w:rPr>
                <w:b/>
                <w:bCs/>
                <w:sz w:val="28"/>
                <w:szCs w:val="28"/>
              </w:rPr>
              <w:t>Final Control</w:t>
            </w:r>
          </w:p>
        </w:tc>
        <w:tc>
          <w:tcPr>
            <w:tcW w:w="2097" w:type="dxa"/>
          </w:tcPr>
          <w:p w14:paraId="2A6116CB" w14:textId="77777777" w:rsidR="00530857" w:rsidRPr="002D17AD" w:rsidRDefault="00530857" w:rsidP="00895288">
            <w:pPr>
              <w:jc w:val="center"/>
              <w:rPr>
                <w:b/>
                <w:bCs/>
                <w:sz w:val="28"/>
                <w:szCs w:val="28"/>
              </w:rPr>
            </w:pPr>
            <w:r w:rsidRPr="002D17AD">
              <w:rPr>
                <w:b/>
                <w:bCs/>
                <w:sz w:val="28"/>
                <w:szCs w:val="28"/>
              </w:rPr>
              <w:t>Yes/No</w:t>
            </w:r>
          </w:p>
        </w:tc>
      </w:tr>
      <w:tr w:rsidR="00530857" w:rsidRPr="002B752A" w14:paraId="2D11F970" w14:textId="77777777" w:rsidTr="35204A9E">
        <w:tc>
          <w:tcPr>
            <w:tcW w:w="7479" w:type="dxa"/>
          </w:tcPr>
          <w:p w14:paraId="4191FA2F" w14:textId="77777777" w:rsidR="00530857" w:rsidRPr="002B752A" w:rsidRDefault="00530857" w:rsidP="00895288">
            <w:pPr>
              <w:jc w:val="both"/>
              <w:rPr>
                <w:sz w:val="24"/>
                <w:szCs w:val="24"/>
              </w:rPr>
            </w:pPr>
            <w:r>
              <w:rPr>
                <w:sz w:val="24"/>
                <w:szCs w:val="24"/>
              </w:rPr>
              <w:lastRenderedPageBreak/>
              <w:t>The document is checked based on the “Team Project Artifacts Common Errors” Guideline. The document is ready for release.</w:t>
            </w:r>
          </w:p>
        </w:tc>
        <w:tc>
          <w:tcPr>
            <w:tcW w:w="2097" w:type="dxa"/>
          </w:tcPr>
          <w:p w14:paraId="1837BB1D" w14:textId="5C41CDE3" w:rsidR="00530857" w:rsidRPr="002B752A" w:rsidRDefault="00530857" w:rsidP="35204A9E">
            <w:pPr>
              <w:jc w:val="center"/>
              <w:rPr>
                <w:sz w:val="24"/>
                <w:szCs w:val="24"/>
              </w:rPr>
            </w:pPr>
            <w:r w:rsidRPr="35204A9E">
              <w:rPr>
                <w:sz w:val="24"/>
                <w:szCs w:val="24"/>
              </w:rPr>
              <w:t>YES</w:t>
            </w:r>
          </w:p>
        </w:tc>
      </w:tr>
      <w:tr w:rsidR="00530857" w:rsidRPr="002B752A" w14:paraId="05D7E668" w14:textId="77777777" w:rsidTr="35204A9E">
        <w:tc>
          <w:tcPr>
            <w:tcW w:w="7479" w:type="dxa"/>
          </w:tcPr>
          <w:p w14:paraId="259B167B" w14:textId="77777777" w:rsidR="00530857" w:rsidRPr="002B752A" w:rsidRDefault="00530857" w:rsidP="00895288">
            <w:pPr>
              <w:jc w:val="both"/>
              <w:rPr>
                <w:sz w:val="24"/>
                <w:szCs w:val="24"/>
              </w:rPr>
            </w:pPr>
            <w:r>
              <w:rPr>
                <w:sz w:val="24"/>
                <w:szCs w:val="24"/>
              </w:rPr>
              <w:t>The document is not ready for release.</w:t>
            </w:r>
          </w:p>
        </w:tc>
        <w:tc>
          <w:tcPr>
            <w:tcW w:w="2097" w:type="dxa"/>
          </w:tcPr>
          <w:p w14:paraId="49BA2986" w14:textId="67760223" w:rsidR="00530857" w:rsidRPr="002B752A" w:rsidRDefault="23847864" w:rsidP="35204A9E">
            <w:pPr>
              <w:jc w:val="center"/>
            </w:pPr>
            <w:commentRangeStart w:id="2"/>
            <w:r w:rsidRPr="35204A9E">
              <w:rPr>
                <w:sz w:val="24"/>
                <w:szCs w:val="24"/>
              </w:rPr>
              <w:t>YES</w:t>
            </w:r>
            <w:commentRangeEnd w:id="2"/>
            <w:r w:rsidR="009D1F45">
              <w:rPr>
                <w:rStyle w:val="CommentReference"/>
              </w:rPr>
              <w:commentReference w:id="2"/>
            </w:r>
          </w:p>
        </w:tc>
      </w:tr>
    </w:tbl>
    <w:p w14:paraId="46AEC666" w14:textId="77777777" w:rsidR="00530857" w:rsidRDefault="00530857" w:rsidP="00530857">
      <w:pPr>
        <w:widowControl/>
        <w:spacing w:line="240" w:lineRule="auto"/>
        <w:rPr>
          <w:b/>
          <w:bCs/>
          <w:sz w:val="24"/>
          <w:szCs w:val="24"/>
        </w:rPr>
      </w:pPr>
    </w:p>
    <w:p w14:paraId="39FE0DBF" w14:textId="77777777" w:rsidR="00530857" w:rsidRDefault="00530857" w:rsidP="00530857">
      <w:pPr>
        <w:widowControl/>
        <w:spacing w:line="240" w:lineRule="auto"/>
        <w:rPr>
          <w:b/>
          <w:bCs/>
          <w:sz w:val="24"/>
          <w:szCs w:val="24"/>
        </w:rPr>
      </w:pPr>
    </w:p>
    <w:p w14:paraId="6262384B" w14:textId="77777777" w:rsidR="00530857" w:rsidRDefault="00530857" w:rsidP="00530857">
      <w:pPr>
        <w:widowControl/>
        <w:spacing w:line="240" w:lineRule="auto"/>
        <w:rPr>
          <w:b/>
          <w:bCs/>
          <w:sz w:val="24"/>
          <w:szCs w:val="24"/>
        </w:rPr>
      </w:pPr>
    </w:p>
    <w:p w14:paraId="6D168244" w14:textId="77777777" w:rsidR="00530857" w:rsidRDefault="00530857" w:rsidP="00530857">
      <w:pPr>
        <w:widowControl/>
        <w:spacing w:line="240" w:lineRule="auto"/>
        <w:rPr>
          <w:b/>
          <w:bCs/>
          <w:sz w:val="24"/>
          <w:szCs w:val="24"/>
        </w:rPr>
      </w:pPr>
    </w:p>
    <w:p w14:paraId="13904F8F" w14:textId="77777777" w:rsidR="00530857" w:rsidRDefault="00530857" w:rsidP="00530857">
      <w:pPr>
        <w:widowControl/>
        <w:spacing w:line="240" w:lineRule="auto"/>
        <w:rPr>
          <w:rFonts w:ascii="Arial" w:hAnsi="Arial"/>
          <w:bCs/>
          <w:sz w:val="24"/>
          <w:szCs w:val="24"/>
        </w:rPr>
      </w:pPr>
      <w:r>
        <w:rPr>
          <w:b/>
          <w:bCs/>
          <w:sz w:val="24"/>
          <w:szCs w:val="24"/>
        </w:rPr>
        <w:br w:type="page"/>
      </w:r>
    </w:p>
    <w:p w14:paraId="67834AC5" w14:textId="5FCA0B05" w:rsidR="002360D8" w:rsidRDefault="002360D8" w:rsidP="002360D8">
      <w:pPr>
        <w:pStyle w:val="Title"/>
      </w:pPr>
      <w:r>
        <w:lastRenderedPageBreak/>
        <w:t>Document Preparation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2624"/>
        <w:gridCol w:w="2835"/>
        <w:gridCol w:w="1741"/>
      </w:tblGrid>
      <w:tr w:rsidR="002360D8" w14:paraId="3483FF82" w14:textId="77777777" w:rsidTr="35204A9E">
        <w:tc>
          <w:tcPr>
            <w:tcW w:w="2304" w:type="dxa"/>
          </w:tcPr>
          <w:p w14:paraId="32D856E9" w14:textId="35CB5F3E" w:rsidR="002360D8" w:rsidRDefault="002360D8" w:rsidP="005608DF">
            <w:pPr>
              <w:pStyle w:val="Tabletext"/>
              <w:jc w:val="center"/>
              <w:rPr>
                <w:b/>
              </w:rPr>
            </w:pPr>
            <w:r>
              <w:rPr>
                <w:b/>
              </w:rPr>
              <w:t>Name</w:t>
            </w:r>
          </w:p>
        </w:tc>
        <w:tc>
          <w:tcPr>
            <w:tcW w:w="2624" w:type="dxa"/>
          </w:tcPr>
          <w:p w14:paraId="308AFF56" w14:textId="26E726E8" w:rsidR="002360D8" w:rsidRDefault="002360D8" w:rsidP="005608DF">
            <w:pPr>
              <w:pStyle w:val="Tabletext"/>
              <w:jc w:val="center"/>
              <w:rPr>
                <w:b/>
              </w:rPr>
            </w:pPr>
            <w:r>
              <w:rPr>
                <w:b/>
              </w:rPr>
              <w:t>Role</w:t>
            </w:r>
          </w:p>
        </w:tc>
        <w:tc>
          <w:tcPr>
            <w:tcW w:w="2835" w:type="dxa"/>
          </w:tcPr>
          <w:p w14:paraId="5F726626" w14:textId="2A03FAB5" w:rsidR="002360D8" w:rsidRDefault="002360D8" w:rsidP="005608DF">
            <w:pPr>
              <w:pStyle w:val="Tabletext"/>
              <w:jc w:val="center"/>
              <w:rPr>
                <w:b/>
              </w:rPr>
            </w:pPr>
            <w:r>
              <w:rPr>
                <w:b/>
              </w:rPr>
              <w:t>Approval (Signature)</w:t>
            </w:r>
          </w:p>
        </w:tc>
        <w:tc>
          <w:tcPr>
            <w:tcW w:w="1741" w:type="dxa"/>
          </w:tcPr>
          <w:p w14:paraId="42C5ACD3" w14:textId="55E98D57" w:rsidR="002360D8" w:rsidRDefault="002360D8" w:rsidP="005608DF">
            <w:pPr>
              <w:pStyle w:val="Tabletext"/>
              <w:jc w:val="center"/>
              <w:rPr>
                <w:b/>
              </w:rPr>
            </w:pPr>
            <w:r>
              <w:rPr>
                <w:b/>
              </w:rPr>
              <w:t>Approval Date</w:t>
            </w:r>
          </w:p>
        </w:tc>
      </w:tr>
      <w:tr w:rsidR="00530857" w14:paraId="216E40E7" w14:textId="77777777" w:rsidTr="35204A9E">
        <w:trPr>
          <w:trHeight w:val="555"/>
        </w:trPr>
        <w:tc>
          <w:tcPr>
            <w:tcW w:w="2304" w:type="dxa"/>
          </w:tcPr>
          <w:p w14:paraId="46EDE46F" w14:textId="0DD4907A" w:rsidR="00530857" w:rsidRDefault="68D35715" w:rsidP="4DB866E5">
            <w:pPr>
              <w:pStyle w:val="Tabletext"/>
            </w:pPr>
            <w:r w:rsidRPr="4DB866E5">
              <w:t>Ayesha Khan</w:t>
            </w:r>
          </w:p>
        </w:tc>
        <w:tc>
          <w:tcPr>
            <w:tcW w:w="2624" w:type="dxa"/>
          </w:tcPr>
          <w:p w14:paraId="2F6157BB" w14:textId="165043E1" w:rsidR="00530857" w:rsidRDefault="00530857" w:rsidP="4DB866E5">
            <w:pPr>
              <w:pStyle w:val="Tabletext"/>
            </w:pPr>
            <w:r w:rsidRPr="4DB866E5">
              <w:t xml:space="preserve">Project </w:t>
            </w:r>
            <w:r w:rsidR="12BCEA67" w:rsidRPr="4DB866E5">
              <w:t xml:space="preserve">Technical </w:t>
            </w:r>
            <w:r w:rsidRPr="4DB866E5">
              <w:t>Manager</w:t>
            </w:r>
          </w:p>
        </w:tc>
        <w:tc>
          <w:tcPr>
            <w:tcW w:w="2835" w:type="dxa"/>
          </w:tcPr>
          <w:p w14:paraId="446F7FDE" w14:textId="7FE7CEEF" w:rsidR="00530857" w:rsidRDefault="5A20BF37" w:rsidP="4DB866E5">
            <w:pPr>
              <w:pStyle w:val="Tabletext"/>
            </w:pPr>
            <w:r>
              <w:t>Ayesha Khan</w:t>
            </w:r>
          </w:p>
        </w:tc>
        <w:tc>
          <w:tcPr>
            <w:tcW w:w="1741" w:type="dxa"/>
          </w:tcPr>
          <w:p w14:paraId="048946D0" w14:textId="5B4516B0" w:rsidR="00530857" w:rsidRDefault="6B3211BE" w:rsidP="4DB866E5">
            <w:pPr>
              <w:pStyle w:val="Tabletext"/>
            </w:pPr>
            <w:r w:rsidRPr="4DB866E5">
              <w:t>04/10/2026</w:t>
            </w:r>
          </w:p>
        </w:tc>
      </w:tr>
      <w:tr w:rsidR="00530857" w14:paraId="6722486B" w14:textId="77777777" w:rsidTr="35204A9E">
        <w:tc>
          <w:tcPr>
            <w:tcW w:w="2304" w:type="dxa"/>
          </w:tcPr>
          <w:p w14:paraId="1DBC9F42" w14:textId="0B557B09" w:rsidR="00530857" w:rsidRDefault="6B3211BE" w:rsidP="4DB866E5">
            <w:pPr>
              <w:pStyle w:val="Tabletext"/>
            </w:pPr>
            <w:r w:rsidRPr="4DB866E5">
              <w:t>Brady Bottari</w:t>
            </w:r>
          </w:p>
        </w:tc>
        <w:tc>
          <w:tcPr>
            <w:tcW w:w="2624" w:type="dxa"/>
          </w:tcPr>
          <w:p w14:paraId="68366970" w14:textId="2C60FBCE" w:rsidR="00530857" w:rsidRDefault="00530857" w:rsidP="4DB866E5">
            <w:pPr>
              <w:pStyle w:val="Tabletext"/>
            </w:pPr>
            <w:r w:rsidRPr="4DB866E5">
              <w:t xml:space="preserve">Project </w:t>
            </w:r>
            <w:r w:rsidR="10E54137" w:rsidRPr="4DB866E5">
              <w:t>Test</w:t>
            </w:r>
            <w:r w:rsidRPr="4DB866E5">
              <w:t xml:space="preserve"> Manager</w:t>
            </w:r>
          </w:p>
        </w:tc>
        <w:tc>
          <w:tcPr>
            <w:tcW w:w="2835" w:type="dxa"/>
          </w:tcPr>
          <w:p w14:paraId="0A77CBF3" w14:textId="2FC9E267" w:rsidR="00530857" w:rsidRDefault="0DDAD3AE" w:rsidP="4DB866E5">
            <w:pPr>
              <w:pStyle w:val="Tabletext"/>
            </w:pPr>
            <w:r>
              <w:t>Brady Bottari</w:t>
            </w:r>
          </w:p>
        </w:tc>
        <w:tc>
          <w:tcPr>
            <w:tcW w:w="1741" w:type="dxa"/>
          </w:tcPr>
          <w:p w14:paraId="30D7F016" w14:textId="7F2D5956" w:rsidR="00530857" w:rsidRDefault="0DDAD3AE" w:rsidP="4DB866E5">
            <w:pPr>
              <w:pStyle w:val="Tabletext"/>
            </w:pPr>
            <w:r>
              <w:t>04/10/2026</w:t>
            </w:r>
          </w:p>
        </w:tc>
      </w:tr>
      <w:tr w:rsidR="0037604B" w14:paraId="5B730EF1" w14:textId="77777777" w:rsidTr="35204A9E">
        <w:trPr>
          <w:trHeight w:val="330"/>
        </w:trPr>
        <w:tc>
          <w:tcPr>
            <w:tcW w:w="2304" w:type="dxa"/>
          </w:tcPr>
          <w:p w14:paraId="29411534" w14:textId="0B322CB0" w:rsidR="0037604B" w:rsidRDefault="20C5A7B2" w:rsidP="0037604B">
            <w:pPr>
              <w:pStyle w:val="Tabletext"/>
            </w:pPr>
            <w:r>
              <w:t>Andrew Tamez</w:t>
            </w:r>
          </w:p>
        </w:tc>
        <w:tc>
          <w:tcPr>
            <w:tcW w:w="2624" w:type="dxa"/>
          </w:tcPr>
          <w:p w14:paraId="40D727AF" w14:textId="496FBD88" w:rsidR="0037604B" w:rsidRDefault="20C5A7B2" w:rsidP="0037604B">
            <w:pPr>
              <w:pStyle w:val="Tabletext"/>
            </w:pPr>
            <w:r>
              <w:t>Project Design Manager</w:t>
            </w:r>
          </w:p>
        </w:tc>
        <w:tc>
          <w:tcPr>
            <w:tcW w:w="2835" w:type="dxa"/>
          </w:tcPr>
          <w:p w14:paraId="191A3C78" w14:textId="3355C978" w:rsidR="0037604B" w:rsidRDefault="20C5A7B2" w:rsidP="0037604B">
            <w:pPr>
              <w:pStyle w:val="Tabletext"/>
            </w:pPr>
            <w:r>
              <w:t>Andrew Tamez</w:t>
            </w:r>
          </w:p>
        </w:tc>
        <w:tc>
          <w:tcPr>
            <w:tcW w:w="1741" w:type="dxa"/>
          </w:tcPr>
          <w:p w14:paraId="1E8E7D8B" w14:textId="26CDAD71" w:rsidR="0037604B" w:rsidRDefault="20C5A7B2" w:rsidP="0037604B">
            <w:pPr>
              <w:pStyle w:val="Tabletext"/>
            </w:pPr>
            <w:r>
              <w:t>04/10/2026</w:t>
            </w:r>
          </w:p>
        </w:tc>
      </w:tr>
      <w:tr w:rsidR="0037604B" w14:paraId="11C2721B" w14:textId="77777777" w:rsidTr="35204A9E">
        <w:tc>
          <w:tcPr>
            <w:tcW w:w="2304" w:type="dxa"/>
          </w:tcPr>
          <w:p w14:paraId="68111E65" w14:textId="07E6A1F7" w:rsidR="0037604B" w:rsidRDefault="784C832E" w:rsidP="0037604B">
            <w:pPr>
              <w:pStyle w:val="Tabletext"/>
            </w:pPr>
            <w:r>
              <w:t>Eli Ventura</w:t>
            </w:r>
          </w:p>
        </w:tc>
        <w:tc>
          <w:tcPr>
            <w:tcW w:w="2624" w:type="dxa"/>
          </w:tcPr>
          <w:p w14:paraId="73C809A4" w14:textId="6B0CD140" w:rsidR="0037604B" w:rsidRDefault="784C832E" w:rsidP="0037604B">
            <w:pPr>
              <w:pStyle w:val="Tabletext"/>
            </w:pPr>
            <w:r>
              <w:t>Project Configuration Manager</w:t>
            </w:r>
          </w:p>
        </w:tc>
        <w:tc>
          <w:tcPr>
            <w:tcW w:w="2835" w:type="dxa"/>
          </w:tcPr>
          <w:p w14:paraId="5C26C992" w14:textId="78407084" w:rsidR="0037604B" w:rsidRDefault="784C832E" w:rsidP="0037604B">
            <w:pPr>
              <w:pStyle w:val="Tabletext"/>
            </w:pPr>
            <w:r>
              <w:t>Eli Ventura</w:t>
            </w:r>
          </w:p>
        </w:tc>
        <w:tc>
          <w:tcPr>
            <w:tcW w:w="1741" w:type="dxa"/>
          </w:tcPr>
          <w:p w14:paraId="570FBC95" w14:textId="3E934643" w:rsidR="0037604B" w:rsidRDefault="784C832E" w:rsidP="0037604B">
            <w:pPr>
              <w:pStyle w:val="Tabletext"/>
            </w:pPr>
            <w:r>
              <w:t>04/10/2026</w:t>
            </w:r>
          </w:p>
        </w:tc>
      </w:tr>
      <w:tr w:rsidR="35204A9E" w14:paraId="3D54420F" w14:textId="77777777" w:rsidTr="35204A9E">
        <w:trPr>
          <w:trHeight w:val="300"/>
        </w:trPr>
        <w:tc>
          <w:tcPr>
            <w:tcW w:w="2304" w:type="dxa"/>
          </w:tcPr>
          <w:p w14:paraId="4C9FE288" w14:textId="1A023398" w:rsidR="784C832E" w:rsidRDefault="784C832E" w:rsidP="35204A9E">
            <w:pPr>
              <w:pStyle w:val="Tabletext"/>
            </w:pPr>
            <w:r>
              <w:t>Joseph Duff</w:t>
            </w:r>
          </w:p>
        </w:tc>
        <w:tc>
          <w:tcPr>
            <w:tcW w:w="2624" w:type="dxa"/>
          </w:tcPr>
          <w:p w14:paraId="4B84A137" w14:textId="340C67FC" w:rsidR="784C832E" w:rsidRDefault="784C832E" w:rsidP="35204A9E">
            <w:pPr>
              <w:pStyle w:val="Tabletext"/>
            </w:pPr>
            <w:r>
              <w:t>Project Requirements Manager</w:t>
            </w:r>
          </w:p>
        </w:tc>
        <w:tc>
          <w:tcPr>
            <w:tcW w:w="2835" w:type="dxa"/>
          </w:tcPr>
          <w:p w14:paraId="4617DA1D" w14:textId="577E1B3F" w:rsidR="784C832E" w:rsidRDefault="784C832E" w:rsidP="35204A9E">
            <w:pPr>
              <w:pStyle w:val="Tabletext"/>
            </w:pPr>
            <w:r>
              <w:t>Joseph Duff</w:t>
            </w:r>
          </w:p>
        </w:tc>
        <w:tc>
          <w:tcPr>
            <w:tcW w:w="1741" w:type="dxa"/>
          </w:tcPr>
          <w:p w14:paraId="7154E38F" w14:textId="23BB458F" w:rsidR="784C832E" w:rsidRDefault="784C832E" w:rsidP="35204A9E">
            <w:pPr>
              <w:pStyle w:val="Tabletext"/>
            </w:pPr>
            <w:r>
              <w:t>04/10/2026</w:t>
            </w:r>
          </w:p>
        </w:tc>
      </w:tr>
      <w:tr w:rsidR="35204A9E" w14:paraId="3BF44050" w14:textId="77777777" w:rsidTr="35204A9E">
        <w:trPr>
          <w:trHeight w:val="300"/>
        </w:trPr>
        <w:tc>
          <w:tcPr>
            <w:tcW w:w="2304" w:type="dxa"/>
          </w:tcPr>
          <w:p w14:paraId="602568BD" w14:textId="0A4EB541" w:rsidR="784C832E" w:rsidRDefault="784C832E" w:rsidP="35204A9E">
            <w:pPr>
              <w:pStyle w:val="Tabletext"/>
            </w:pPr>
            <w:r>
              <w:t>Michaela Montelongo</w:t>
            </w:r>
          </w:p>
        </w:tc>
        <w:tc>
          <w:tcPr>
            <w:tcW w:w="2624" w:type="dxa"/>
          </w:tcPr>
          <w:p w14:paraId="50CAAA0E" w14:textId="30DAB359" w:rsidR="784C832E" w:rsidRDefault="784C832E" w:rsidP="35204A9E">
            <w:pPr>
              <w:pStyle w:val="Tabletext"/>
            </w:pPr>
            <w:r>
              <w:t>Project QA Manager</w:t>
            </w:r>
          </w:p>
        </w:tc>
        <w:tc>
          <w:tcPr>
            <w:tcW w:w="2835" w:type="dxa"/>
          </w:tcPr>
          <w:p w14:paraId="0C773D2F" w14:textId="2330D25C" w:rsidR="784C832E" w:rsidRDefault="784C832E" w:rsidP="35204A9E">
            <w:pPr>
              <w:pStyle w:val="Tabletext"/>
            </w:pPr>
            <w:r>
              <w:t>Michaela Montelongo</w:t>
            </w:r>
          </w:p>
        </w:tc>
        <w:tc>
          <w:tcPr>
            <w:tcW w:w="1741" w:type="dxa"/>
          </w:tcPr>
          <w:p w14:paraId="4FC691BF" w14:textId="135A70A1" w:rsidR="1C4B6BC1" w:rsidRDefault="1C4B6BC1" w:rsidP="35204A9E">
            <w:pPr>
              <w:pStyle w:val="Tabletext"/>
            </w:pPr>
            <w:r>
              <w:t>0</w:t>
            </w:r>
            <w:r w:rsidR="784C832E">
              <w:t>4/10/2026</w:t>
            </w:r>
          </w:p>
        </w:tc>
      </w:tr>
    </w:tbl>
    <w:p w14:paraId="6BA01E58" w14:textId="77777777" w:rsidR="002360D8" w:rsidRDefault="002360D8" w:rsidP="002360D8"/>
    <w:p w14:paraId="79C32D64" w14:textId="77777777" w:rsidR="002360D8" w:rsidRDefault="002360D8" w:rsidP="002360D8">
      <w:pPr>
        <w:pStyle w:val="Title"/>
      </w:pPr>
    </w:p>
    <w:p w14:paraId="4FC4D7B4" w14:textId="263C7E3A" w:rsidR="002360D8" w:rsidRDefault="002360D8" w:rsidP="002360D8">
      <w:pPr>
        <w:pStyle w:val="Title"/>
      </w:pPr>
      <w:r>
        <w:t>Document Approvals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2624"/>
        <w:gridCol w:w="2835"/>
        <w:gridCol w:w="1741"/>
      </w:tblGrid>
      <w:tr w:rsidR="002360D8" w14:paraId="0DAC871D" w14:textId="77777777" w:rsidTr="003C5F12">
        <w:trPr>
          <w:trHeight w:val="300"/>
        </w:trPr>
        <w:tc>
          <w:tcPr>
            <w:tcW w:w="2304" w:type="dxa"/>
          </w:tcPr>
          <w:p w14:paraId="4D940741" w14:textId="77777777" w:rsidR="002360D8" w:rsidRDefault="002360D8" w:rsidP="005608DF">
            <w:pPr>
              <w:pStyle w:val="Tabletext"/>
              <w:jc w:val="center"/>
              <w:rPr>
                <w:b/>
              </w:rPr>
            </w:pPr>
            <w:r>
              <w:rPr>
                <w:b/>
              </w:rPr>
              <w:t>Name</w:t>
            </w:r>
          </w:p>
        </w:tc>
        <w:tc>
          <w:tcPr>
            <w:tcW w:w="2624" w:type="dxa"/>
          </w:tcPr>
          <w:p w14:paraId="42E733E9" w14:textId="77777777" w:rsidR="002360D8" w:rsidRDefault="002360D8" w:rsidP="005608DF">
            <w:pPr>
              <w:pStyle w:val="Tabletext"/>
              <w:jc w:val="center"/>
              <w:rPr>
                <w:b/>
              </w:rPr>
            </w:pPr>
            <w:r>
              <w:rPr>
                <w:b/>
              </w:rPr>
              <w:t>Role</w:t>
            </w:r>
          </w:p>
        </w:tc>
        <w:tc>
          <w:tcPr>
            <w:tcW w:w="2835" w:type="dxa"/>
          </w:tcPr>
          <w:p w14:paraId="3ABF4FAE" w14:textId="77777777" w:rsidR="002360D8" w:rsidRDefault="002360D8" w:rsidP="005608DF">
            <w:pPr>
              <w:pStyle w:val="Tabletext"/>
              <w:jc w:val="center"/>
              <w:rPr>
                <w:b/>
              </w:rPr>
            </w:pPr>
            <w:r>
              <w:rPr>
                <w:b/>
              </w:rPr>
              <w:t>Approval (Signature)</w:t>
            </w:r>
          </w:p>
        </w:tc>
        <w:tc>
          <w:tcPr>
            <w:tcW w:w="1741" w:type="dxa"/>
          </w:tcPr>
          <w:p w14:paraId="58609E7A" w14:textId="77777777" w:rsidR="002360D8" w:rsidRDefault="002360D8" w:rsidP="005608DF">
            <w:pPr>
              <w:pStyle w:val="Tabletext"/>
              <w:jc w:val="center"/>
              <w:rPr>
                <w:b/>
              </w:rPr>
            </w:pPr>
            <w:r>
              <w:rPr>
                <w:b/>
              </w:rPr>
              <w:t>Approval Date</w:t>
            </w:r>
          </w:p>
        </w:tc>
      </w:tr>
      <w:tr w:rsidR="00530857" w14:paraId="395A7646" w14:textId="77777777" w:rsidTr="35204A9E">
        <w:tc>
          <w:tcPr>
            <w:tcW w:w="2304" w:type="dxa"/>
          </w:tcPr>
          <w:p w14:paraId="2EC82061" w14:textId="62054CDC" w:rsidR="00530857" w:rsidRDefault="445C3765" w:rsidP="707956CB">
            <w:pPr>
              <w:pStyle w:val="Tabletext"/>
            </w:pPr>
            <w:r w:rsidRPr="707956CB">
              <w:t>Andrew Tamez</w:t>
            </w:r>
          </w:p>
        </w:tc>
        <w:tc>
          <w:tcPr>
            <w:tcW w:w="2624" w:type="dxa"/>
          </w:tcPr>
          <w:p w14:paraId="4E8EEF98" w14:textId="395E8B64" w:rsidR="00530857" w:rsidRDefault="5C51B136" w:rsidP="707956CB">
            <w:pPr>
              <w:pStyle w:val="Tabletext"/>
            </w:pPr>
            <w:r w:rsidRPr="707956CB">
              <w:t>Project Design Manager</w:t>
            </w:r>
          </w:p>
        </w:tc>
        <w:tc>
          <w:tcPr>
            <w:tcW w:w="2835" w:type="dxa"/>
          </w:tcPr>
          <w:p w14:paraId="5C8A8990" w14:textId="1484D408" w:rsidR="00530857" w:rsidRDefault="1B3801FA" w:rsidP="707956CB">
            <w:pPr>
              <w:pStyle w:val="Tabletext"/>
            </w:pPr>
            <w:r w:rsidRPr="707956CB">
              <w:t>Andrew Tamez</w:t>
            </w:r>
          </w:p>
        </w:tc>
        <w:tc>
          <w:tcPr>
            <w:tcW w:w="1741" w:type="dxa"/>
          </w:tcPr>
          <w:p w14:paraId="49CC3001" w14:textId="660B6E26" w:rsidR="00530857" w:rsidRDefault="017B4ED8" w:rsidP="707956CB">
            <w:pPr>
              <w:pStyle w:val="Tabletext"/>
            </w:pPr>
            <w:r w:rsidRPr="707956CB">
              <w:t>04/10/2026</w:t>
            </w:r>
          </w:p>
        </w:tc>
      </w:tr>
      <w:tr w:rsidR="00530857" w14:paraId="402F3091" w14:textId="77777777" w:rsidTr="35204A9E">
        <w:tc>
          <w:tcPr>
            <w:tcW w:w="2304" w:type="dxa"/>
          </w:tcPr>
          <w:p w14:paraId="5E782216" w14:textId="41DD64F2" w:rsidR="00530857" w:rsidRDefault="28254FE7" w:rsidP="00530857">
            <w:pPr>
              <w:pStyle w:val="Tabletext"/>
            </w:pPr>
            <w:r>
              <w:t>Ayesha Khan</w:t>
            </w:r>
          </w:p>
        </w:tc>
        <w:tc>
          <w:tcPr>
            <w:tcW w:w="2624" w:type="dxa"/>
          </w:tcPr>
          <w:p w14:paraId="41C08AD9" w14:textId="1868D8C5" w:rsidR="00530857" w:rsidRDefault="28254FE7" w:rsidP="35204A9E">
            <w:pPr>
              <w:pStyle w:val="Tabletext"/>
            </w:pPr>
            <w:r w:rsidRPr="35204A9E">
              <w:t>Project Technical Manager</w:t>
            </w:r>
          </w:p>
        </w:tc>
        <w:tc>
          <w:tcPr>
            <w:tcW w:w="2835" w:type="dxa"/>
          </w:tcPr>
          <w:p w14:paraId="129B6D0B" w14:textId="72FE3B1E" w:rsidR="00530857" w:rsidRDefault="28254FE7" w:rsidP="00530857">
            <w:pPr>
              <w:pStyle w:val="Tabletext"/>
            </w:pPr>
            <w:r>
              <w:t>Ayesha Khan</w:t>
            </w:r>
          </w:p>
        </w:tc>
        <w:tc>
          <w:tcPr>
            <w:tcW w:w="1741" w:type="dxa"/>
          </w:tcPr>
          <w:p w14:paraId="6FB2FA09" w14:textId="6D9D6323" w:rsidR="00530857" w:rsidRDefault="28254FE7" w:rsidP="00530857">
            <w:pPr>
              <w:pStyle w:val="Tabletext"/>
            </w:pPr>
            <w:r>
              <w:t>04/10/2026</w:t>
            </w:r>
          </w:p>
        </w:tc>
      </w:tr>
      <w:tr w:rsidR="00530857" w14:paraId="66A7CDC3" w14:textId="77777777" w:rsidTr="35204A9E">
        <w:tc>
          <w:tcPr>
            <w:tcW w:w="2304" w:type="dxa"/>
          </w:tcPr>
          <w:p w14:paraId="44F46D4E" w14:textId="4E7A7786" w:rsidR="00530857" w:rsidRDefault="0899A54C" w:rsidP="00530857">
            <w:pPr>
              <w:pStyle w:val="Tabletext"/>
            </w:pPr>
            <w:r>
              <w:t>Hector Marrero-</w:t>
            </w:r>
            <w:proofErr w:type="spellStart"/>
            <w:r>
              <w:t>Colominas</w:t>
            </w:r>
            <w:proofErr w:type="spellEnd"/>
          </w:p>
        </w:tc>
        <w:tc>
          <w:tcPr>
            <w:tcW w:w="2624" w:type="dxa"/>
          </w:tcPr>
          <w:p w14:paraId="7012153C" w14:textId="7D04CF73" w:rsidR="00530857" w:rsidRDefault="0899A54C" w:rsidP="707956CB">
            <w:pPr>
              <w:pStyle w:val="Tabletext"/>
            </w:pPr>
            <w:r w:rsidRPr="707956CB">
              <w:t>Project Manager</w:t>
            </w:r>
          </w:p>
        </w:tc>
        <w:tc>
          <w:tcPr>
            <w:tcW w:w="2835" w:type="dxa"/>
          </w:tcPr>
          <w:p w14:paraId="00C59F14" w14:textId="252D38DC" w:rsidR="00530857" w:rsidRDefault="0899A54C" w:rsidP="00530857">
            <w:pPr>
              <w:pStyle w:val="Tabletext"/>
            </w:pPr>
            <w:r>
              <w:t>Hector Marrero-</w:t>
            </w:r>
            <w:proofErr w:type="spellStart"/>
            <w:r>
              <w:t>Colominas</w:t>
            </w:r>
            <w:proofErr w:type="spellEnd"/>
          </w:p>
        </w:tc>
        <w:tc>
          <w:tcPr>
            <w:tcW w:w="1741" w:type="dxa"/>
          </w:tcPr>
          <w:p w14:paraId="3874748B" w14:textId="7FA9D88F" w:rsidR="00530857" w:rsidRDefault="421F14DA" w:rsidP="00530857">
            <w:pPr>
              <w:pStyle w:val="Tabletext"/>
            </w:pPr>
            <w:r>
              <w:t>0</w:t>
            </w:r>
            <w:r w:rsidR="70749C39">
              <w:t>4/10/2026</w:t>
            </w:r>
          </w:p>
        </w:tc>
      </w:tr>
    </w:tbl>
    <w:p w14:paraId="534C0473" w14:textId="06CD21C0" w:rsidR="707956CB" w:rsidRDefault="707956CB"/>
    <w:p w14:paraId="46B84504" w14:textId="77777777" w:rsidR="002360D8" w:rsidRDefault="002360D8" w:rsidP="002360D8"/>
    <w:p w14:paraId="6939B8E3" w14:textId="6676C643" w:rsidR="002360D8" w:rsidRDefault="002360D8">
      <w:pPr>
        <w:widowControl/>
        <w:spacing w:line="240" w:lineRule="auto"/>
        <w:rPr>
          <w:rFonts w:ascii="Arial" w:hAnsi="Arial"/>
          <w:b/>
          <w:sz w:val="36"/>
        </w:rPr>
      </w:pPr>
      <w:r>
        <w:br w:type="page"/>
      </w:r>
    </w:p>
    <w:p w14:paraId="61F06F25" w14:textId="35CBDF13" w:rsidR="00717C4A" w:rsidRDefault="008338FE">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17C4A" w14:paraId="7B3D722A" w14:textId="77777777" w:rsidTr="35204A9E">
        <w:tc>
          <w:tcPr>
            <w:tcW w:w="2304" w:type="dxa"/>
          </w:tcPr>
          <w:p w14:paraId="5FE4DB58" w14:textId="77777777" w:rsidR="00717C4A" w:rsidRDefault="008338FE">
            <w:pPr>
              <w:pStyle w:val="Tabletext"/>
              <w:jc w:val="center"/>
              <w:rPr>
                <w:b/>
              </w:rPr>
            </w:pPr>
            <w:r>
              <w:rPr>
                <w:b/>
              </w:rPr>
              <w:t>Date</w:t>
            </w:r>
          </w:p>
        </w:tc>
        <w:tc>
          <w:tcPr>
            <w:tcW w:w="1152" w:type="dxa"/>
          </w:tcPr>
          <w:p w14:paraId="69BFB74D" w14:textId="77777777" w:rsidR="00717C4A" w:rsidRDefault="008338FE">
            <w:pPr>
              <w:pStyle w:val="Tabletext"/>
              <w:jc w:val="center"/>
              <w:rPr>
                <w:b/>
              </w:rPr>
            </w:pPr>
            <w:r>
              <w:rPr>
                <w:b/>
              </w:rPr>
              <w:t>Version</w:t>
            </w:r>
          </w:p>
        </w:tc>
        <w:tc>
          <w:tcPr>
            <w:tcW w:w="3744" w:type="dxa"/>
          </w:tcPr>
          <w:p w14:paraId="7AE7FA3B" w14:textId="77777777" w:rsidR="00717C4A" w:rsidRDefault="008338FE">
            <w:pPr>
              <w:pStyle w:val="Tabletext"/>
              <w:jc w:val="center"/>
              <w:rPr>
                <w:b/>
              </w:rPr>
            </w:pPr>
            <w:r>
              <w:rPr>
                <w:b/>
              </w:rPr>
              <w:t>Description</w:t>
            </w:r>
          </w:p>
        </w:tc>
        <w:tc>
          <w:tcPr>
            <w:tcW w:w="2304" w:type="dxa"/>
          </w:tcPr>
          <w:p w14:paraId="3077B3E7" w14:textId="77777777" w:rsidR="00717C4A" w:rsidRDefault="008338FE">
            <w:pPr>
              <w:pStyle w:val="Tabletext"/>
              <w:jc w:val="center"/>
              <w:rPr>
                <w:b/>
              </w:rPr>
            </w:pPr>
            <w:r>
              <w:rPr>
                <w:b/>
              </w:rPr>
              <w:t>Author</w:t>
            </w:r>
          </w:p>
        </w:tc>
      </w:tr>
      <w:tr w:rsidR="00530857" w14:paraId="7A02C87D" w14:textId="77777777" w:rsidTr="35204A9E">
        <w:tc>
          <w:tcPr>
            <w:tcW w:w="2304" w:type="dxa"/>
          </w:tcPr>
          <w:p w14:paraId="7F51BFDF" w14:textId="2E970118" w:rsidR="00530857" w:rsidRDefault="673C347D" w:rsidP="4DB866E5">
            <w:pPr>
              <w:pStyle w:val="Tabletext"/>
            </w:pPr>
            <w:r w:rsidRPr="4DB866E5">
              <w:t>04/10/2026</w:t>
            </w:r>
          </w:p>
        </w:tc>
        <w:tc>
          <w:tcPr>
            <w:tcW w:w="1152" w:type="dxa"/>
          </w:tcPr>
          <w:p w14:paraId="4B0279FE" w14:textId="5E43C7EB" w:rsidR="00530857" w:rsidRDefault="673C347D" w:rsidP="4DB866E5">
            <w:pPr>
              <w:pStyle w:val="Tabletext"/>
            </w:pPr>
            <w:r w:rsidRPr="4DB866E5">
              <w:t>1.0</w:t>
            </w:r>
          </w:p>
          <w:p w14:paraId="7E3ACFB6" w14:textId="036CDCB7" w:rsidR="004F3FFB" w:rsidRDefault="004F3FFB" w:rsidP="4DB866E5">
            <w:pPr>
              <w:pStyle w:val="Tabletext"/>
            </w:pPr>
          </w:p>
        </w:tc>
        <w:tc>
          <w:tcPr>
            <w:tcW w:w="3744" w:type="dxa"/>
          </w:tcPr>
          <w:p w14:paraId="3763A5C5" w14:textId="3C10305F" w:rsidR="004F3FFB" w:rsidRPr="004F3FFB" w:rsidRDefault="49C3CAD9" w:rsidP="4DB866E5">
            <w:pPr>
              <w:pStyle w:val="Tabletext"/>
              <w:rPr>
                <w:i/>
                <w:iCs/>
              </w:rPr>
            </w:pPr>
            <w:commentRangeStart w:id="3"/>
            <w:r w:rsidRPr="4DB866E5">
              <w:rPr>
                <w:i/>
                <w:iCs/>
              </w:rPr>
              <w:t>The first draft</w:t>
            </w:r>
            <w:commentRangeEnd w:id="3"/>
            <w:r w:rsidR="00B122B1">
              <w:rPr>
                <w:rStyle w:val="CommentReference"/>
              </w:rPr>
              <w:commentReference w:id="3"/>
            </w:r>
          </w:p>
          <w:p w14:paraId="313F6324" w14:textId="27A3DC45" w:rsidR="00530857" w:rsidRDefault="00530857" w:rsidP="4DB866E5">
            <w:pPr>
              <w:pStyle w:val="Tabletext"/>
            </w:pPr>
          </w:p>
        </w:tc>
        <w:tc>
          <w:tcPr>
            <w:tcW w:w="2304" w:type="dxa"/>
          </w:tcPr>
          <w:p w14:paraId="23308494" w14:textId="3C0712AB" w:rsidR="00530857" w:rsidRPr="004B0897" w:rsidRDefault="36AF0C8D" w:rsidP="4DB866E5">
            <w:pPr>
              <w:pStyle w:val="Tabletext"/>
              <w:rPr>
                <w:lang w:val="es-US"/>
              </w:rPr>
            </w:pPr>
            <w:r w:rsidRPr="004B0897">
              <w:rPr>
                <w:lang w:val="es-US"/>
              </w:rPr>
              <w:t>Ayesha Khan</w:t>
            </w:r>
          </w:p>
          <w:p w14:paraId="5F20445A" w14:textId="3D6295F1" w:rsidR="36AF0C8D" w:rsidRPr="004B0897" w:rsidRDefault="36AF0C8D" w:rsidP="4DB866E5">
            <w:pPr>
              <w:pStyle w:val="Tabletext"/>
              <w:rPr>
                <w:lang w:val="es-US"/>
              </w:rPr>
            </w:pPr>
            <w:r w:rsidRPr="004B0897">
              <w:rPr>
                <w:lang w:val="es-US"/>
              </w:rPr>
              <w:t>Brady Bottari</w:t>
            </w:r>
          </w:p>
          <w:p w14:paraId="56558BBF" w14:textId="7FBBB282" w:rsidR="4DB866E5" w:rsidRPr="004B0897" w:rsidRDefault="76E24E5D" w:rsidP="4DB866E5">
            <w:pPr>
              <w:pStyle w:val="Tabletext"/>
              <w:rPr>
                <w:lang w:val="es-US"/>
              </w:rPr>
            </w:pPr>
            <w:r w:rsidRPr="004B0897">
              <w:rPr>
                <w:lang w:val="es-US"/>
              </w:rPr>
              <w:t>Andrew Tamez</w:t>
            </w:r>
          </w:p>
          <w:p w14:paraId="1B183B4C" w14:textId="2D01B5AE" w:rsidR="004F3FFB" w:rsidRPr="004B0897" w:rsidRDefault="43174EAE" w:rsidP="35204A9E">
            <w:pPr>
              <w:pStyle w:val="Tabletext"/>
              <w:rPr>
                <w:lang w:val="es-US"/>
              </w:rPr>
            </w:pPr>
            <w:proofErr w:type="spellStart"/>
            <w:r w:rsidRPr="004B0897">
              <w:rPr>
                <w:lang w:val="es-US"/>
              </w:rPr>
              <w:t>Hector</w:t>
            </w:r>
            <w:proofErr w:type="spellEnd"/>
            <w:r w:rsidRPr="004B0897">
              <w:rPr>
                <w:lang w:val="es-US"/>
              </w:rPr>
              <w:t xml:space="preserve"> Marrero-Colominas</w:t>
            </w:r>
          </w:p>
          <w:p w14:paraId="06A1B978" w14:textId="0B0CD82D" w:rsidR="004F3FFB" w:rsidRPr="004F3FFB" w:rsidRDefault="43174EAE" w:rsidP="35204A9E">
            <w:pPr>
              <w:pStyle w:val="Tabletext"/>
            </w:pPr>
            <w:r>
              <w:t>Eli Ventura</w:t>
            </w:r>
          </w:p>
          <w:p w14:paraId="6692A443" w14:textId="2FC6138D" w:rsidR="004F3FFB" w:rsidRPr="004F3FFB" w:rsidRDefault="43174EAE" w:rsidP="35204A9E">
            <w:pPr>
              <w:pStyle w:val="Tabletext"/>
            </w:pPr>
            <w:r>
              <w:t>Joseph Duff</w:t>
            </w:r>
          </w:p>
          <w:p w14:paraId="67CB36D0" w14:textId="3E5DD960" w:rsidR="004F3FFB" w:rsidRPr="004F3FFB" w:rsidRDefault="43174EAE" w:rsidP="35204A9E">
            <w:pPr>
              <w:pStyle w:val="Tabletext"/>
            </w:pPr>
            <w:r>
              <w:t>Michaela Montelongo</w:t>
            </w:r>
          </w:p>
        </w:tc>
      </w:tr>
    </w:tbl>
    <w:p w14:paraId="203D6325" w14:textId="6F218FF8" w:rsidR="35204A9E" w:rsidRDefault="35204A9E"/>
    <w:p w14:paraId="67E24316" w14:textId="77777777" w:rsidR="00717C4A" w:rsidRDefault="00717C4A"/>
    <w:p w14:paraId="4BCDEB62" w14:textId="77777777" w:rsidR="002360D8" w:rsidRDefault="002360D8">
      <w:pPr>
        <w:pStyle w:val="Title"/>
      </w:pPr>
    </w:p>
    <w:p w14:paraId="6E348AD7" w14:textId="1E76BA18" w:rsidR="00717C4A" w:rsidRDefault="008338FE">
      <w:pPr>
        <w:pStyle w:val="Title"/>
      </w:pPr>
      <w:r>
        <w:br w:type="page"/>
      </w:r>
      <w:r>
        <w:lastRenderedPageBreak/>
        <w:t>Table of Contents</w:t>
      </w:r>
    </w:p>
    <w:p w14:paraId="597D176F" w14:textId="5719C148" w:rsidR="005E5C4D" w:rsidRDefault="008338FE">
      <w:pPr>
        <w:pStyle w:val="TOC1"/>
        <w:tabs>
          <w:tab w:val="left" w:pos="432"/>
        </w:tabs>
        <w:rPr>
          <w:rFonts w:asciiTheme="minorHAnsi" w:eastAsiaTheme="minorEastAsia" w:hAnsiTheme="minorHAnsi" w:cstheme="minorBidi"/>
          <w:noProof/>
          <w:kern w:val="2"/>
          <w:sz w:val="24"/>
          <w:szCs w:val="24"/>
          <w14:ligatures w14:val="standardContextual"/>
        </w:rPr>
      </w:pPr>
      <w:r>
        <w:fldChar w:fldCharType="begin"/>
      </w:r>
      <w:r>
        <w:instrText xml:space="preserve"> TOC \o "1-3" </w:instrText>
      </w:r>
      <w:r>
        <w:fldChar w:fldCharType="separate"/>
      </w:r>
      <w:r w:rsidR="005E5C4D">
        <w:rPr>
          <w:noProof/>
        </w:rPr>
        <w:t>1.</w:t>
      </w:r>
      <w:r w:rsidR="005E5C4D">
        <w:rPr>
          <w:rFonts w:asciiTheme="minorHAnsi" w:eastAsiaTheme="minorEastAsia" w:hAnsiTheme="minorHAnsi" w:cstheme="minorBidi"/>
          <w:noProof/>
          <w:kern w:val="2"/>
          <w:sz w:val="24"/>
          <w:szCs w:val="24"/>
          <w14:ligatures w14:val="standardContextual"/>
        </w:rPr>
        <w:tab/>
      </w:r>
      <w:r w:rsidR="005E5C4D">
        <w:rPr>
          <w:noProof/>
        </w:rPr>
        <w:t>Introduction</w:t>
      </w:r>
      <w:r w:rsidR="005E5C4D">
        <w:rPr>
          <w:noProof/>
        </w:rPr>
        <w:tab/>
      </w:r>
      <w:r w:rsidR="005E5C4D">
        <w:rPr>
          <w:noProof/>
        </w:rPr>
        <w:fldChar w:fldCharType="begin"/>
      </w:r>
      <w:r w:rsidR="005E5C4D">
        <w:rPr>
          <w:noProof/>
        </w:rPr>
        <w:instrText xml:space="preserve"> PAGEREF _Toc226756392 \h </w:instrText>
      </w:r>
      <w:r w:rsidR="005E5C4D">
        <w:rPr>
          <w:noProof/>
        </w:rPr>
      </w:r>
      <w:r w:rsidR="005E5C4D">
        <w:rPr>
          <w:noProof/>
        </w:rPr>
        <w:fldChar w:fldCharType="separate"/>
      </w:r>
      <w:r w:rsidR="005E5C4D">
        <w:rPr>
          <w:noProof/>
        </w:rPr>
        <w:t>7</w:t>
      </w:r>
      <w:r w:rsidR="005E5C4D">
        <w:rPr>
          <w:noProof/>
        </w:rPr>
        <w:fldChar w:fldCharType="end"/>
      </w:r>
    </w:p>
    <w:p w14:paraId="2EF8E89F" w14:textId="596ED6CB" w:rsidR="005E5C4D" w:rsidRDefault="005E5C4D">
      <w:pPr>
        <w:pStyle w:val="TOC2"/>
        <w:tabs>
          <w:tab w:val="left" w:pos="1000"/>
        </w:tabs>
        <w:rPr>
          <w:rFonts w:asciiTheme="minorHAnsi" w:eastAsiaTheme="minorEastAsia" w:hAnsiTheme="minorHAnsi" w:cstheme="minorBidi"/>
          <w:noProof/>
          <w:kern w:val="2"/>
          <w:sz w:val="24"/>
          <w:szCs w:val="24"/>
          <w14:ligatures w14:val="standardContextual"/>
        </w:rPr>
      </w:pPr>
      <w:r>
        <w:rPr>
          <w:noProof/>
        </w:rPr>
        <w:t>1.1</w:t>
      </w:r>
      <w:r>
        <w:rPr>
          <w:rFonts w:asciiTheme="minorHAnsi" w:eastAsiaTheme="minorEastAsia" w:hAnsiTheme="minorHAnsi" w:cstheme="minorBidi"/>
          <w:noProof/>
          <w:kern w:val="2"/>
          <w:sz w:val="24"/>
          <w:szCs w:val="24"/>
          <w14:ligatures w14:val="standardContextual"/>
        </w:rPr>
        <w:tab/>
      </w:r>
      <w:r>
        <w:rPr>
          <w:noProof/>
        </w:rPr>
        <w:t>Purpose of the Document</w:t>
      </w:r>
      <w:r>
        <w:rPr>
          <w:noProof/>
        </w:rPr>
        <w:tab/>
      </w:r>
      <w:r>
        <w:rPr>
          <w:noProof/>
        </w:rPr>
        <w:fldChar w:fldCharType="begin"/>
      </w:r>
      <w:r>
        <w:rPr>
          <w:noProof/>
        </w:rPr>
        <w:instrText xml:space="preserve"> PAGEREF _Toc226756393 \h </w:instrText>
      </w:r>
      <w:r>
        <w:rPr>
          <w:noProof/>
        </w:rPr>
      </w:r>
      <w:r>
        <w:rPr>
          <w:noProof/>
        </w:rPr>
        <w:fldChar w:fldCharType="separate"/>
      </w:r>
      <w:r>
        <w:rPr>
          <w:noProof/>
        </w:rPr>
        <w:t>7</w:t>
      </w:r>
      <w:r>
        <w:rPr>
          <w:noProof/>
        </w:rPr>
        <w:fldChar w:fldCharType="end"/>
      </w:r>
    </w:p>
    <w:p w14:paraId="1E00F9CD" w14:textId="1C3A21E0" w:rsidR="005E5C4D" w:rsidRDefault="005E5C4D">
      <w:pPr>
        <w:pStyle w:val="TOC2"/>
        <w:tabs>
          <w:tab w:val="left" w:pos="1000"/>
        </w:tabs>
        <w:rPr>
          <w:rFonts w:asciiTheme="minorHAnsi" w:eastAsiaTheme="minorEastAsia" w:hAnsiTheme="minorHAnsi" w:cstheme="minorBidi"/>
          <w:noProof/>
          <w:kern w:val="2"/>
          <w:sz w:val="24"/>
          <w:szCs w:val="24"/>
          <w14:ligatures w14:val="standardContextual"/>
        </w:rPr>
      </w:pPr>
      <w:r>
        <w:rPr>
          <w:noProof/>
        </w:rPr>
        <w:t>1.2</w:t>
      </w:r>
      <w:r>
        <w:rPr>
          <w:rFonts w:asciiTheme="minorHAnsi" w:eastAsiaTheme="minorEastAsia" w:hAnsiTheme="minorHAnsi" w:cstheme="minorBidi"/>
          <w:noProof/>
          <w:kern w:val="2"/>
          <w:sz w:val="24"/>
          <w:szCs w:val="24"/>
          <w14:ligatures w14:val="standardContextual"/>
        </w:rPr>
        <w:tab/>
      </w:r>
      <w:r>
        <w:rPr>
          <w:noProof/>
        </w:rPr>
        <w:t>Scope of the Document</w:t>
      </w:r>
      <w:r>
        <w:rPr>
          <w:noProof/>
        </w:rPr>
        <w:tab/>
      </w:r>
      <w:r>
        <w:rPr>
          <w:noProof/>
        </w:rPr>
        <w:fldChar w:fldCharType="begin"/>
      </w:r>
      <w:r>
        <w:rPr>
          <w:noProof/>
        </w:rPr>
        <w:instrText xml:space="preserve"> PAGEREF _Toc226756394 \h </w:instrText>
      </w:r>
      <w:r>
        <w:rPr>
          <w:noProof/>
        </w:rPr>
      </w:r>
      <w:r>
        <w:rPr>
          <w:noProof/>
        </w:rPr>
        <w:fldChar w:fldCharType="separate"/>
      </w:r>
      <w:r>
        <w:rPr>
          <w:noProof/>
        </w:rPr>
        <w:t>7</w:t>
      </w:r>
      <w:r>
        <w:rPr>
          <w:noProof/>
        </w:rPr>
        <w:fldChar w:fldCharType="end"/>
      </w:r>
    </w:p>
    <w:p w14:paraId="267BDF60" w14:textId="0B969F90" w:rsidR="005E5C4D" w:rsidRDefault="005E5C4D">
      <w:pPr>
        <w:pStyle w:val="TOC2"/>
        <w:tabs>
          <w:tab w:val="left" w:pos="1000"/>
        </w:tabs>
        <w:rPr>
          <w:rFonts w:asciiTheme="minorHAnsi" w:eastAsiaTheme="minorEastAsia" w:hAnsiTheme="minorHAnsi" w:cstheme="minorBidi"/>
          <w:noProof/>
          <w:kern w:val="2"/>
          <w:sz w:val="24"/>
          <w:szCs w:val="24"/>
          <w14:ligatures w14:val="standardContextual"/>
        </w:rPr>
      </w:pPr>
      <w:r>
        <w:rPr>
          <w:noProof/>
        </w:rPr>
        <w:t>1.3</w:t>
      </w:r>
      <w:r>
        <w:rPr>
          <w:rFonts w:asciiTheme="minorHAnsi" w:eastAsiaTheme="minorEastAsia" w:hAnsiTheme="minorHAnsi" w:cstheme="minorBidi"/>
          <w:noProof/>
          <w:kern w:val="2"/>
          <w:sz w:val="24"/>
          <w:szCs w:val="24"/>
          <w14:ligatures w14:val="standardContextual"/>
        </w:rPr>
        <w:tab/>
      </w:r>
      <w:r>
        <w:rPr>
          <w:noProof/>
        </w:rPr>
        <w:t>References</w:t>
      </w:r>
      <w:r>
        <w:rPr>
          <w:noProof/>
        </w:rPr>
        <w:tab/>
      </w:r>
      <w:r>
        <w:rPr>
          <w:noProof/>
        </w:rPr>
        <w:fldChar w:fldCharType="begin"/>
      </w:r>
      <w:r>
        <w:rPr>
          <w:noProof/>
        </w:rPr>
        <w:instrText xml:space="preserve"> PAGEREF _Toc226756395 \h </w:instrText>
      </w:r>
      <w:r>
        <w:rPr>
          <w:noProof/>
        </w:rPr>
      </w:r>
      <w:r>
        <w:rPr>
          <w:noProof/>
        </w:rPr>
        <w:fldChar w:fldCharType="separate"/>
      </w:r>
      <w:r>
        <w:rPr>
          <w:noProof/>
        </w:rPr>
        <w:t>7</w:t>
      </w:r>
      <w:r>
        <w:rPr>
          <w:noProof/>
        </w:rPr>
        <w:fldChar w:fldCharType="end"/>
      </w:r>
    </w:p>
    <w:p w14:paraId="79353EA9" w14:textId="7930CBAD" w:rsidR="005E5C4D" w:rsidRDefault="005E5C4D">
      <w:pPr>
        <w:pStyle w:val="TOC2"/>
        <w:tabs>
          <w:tab w:val="left" w:pos="1000"/>
        </w:tabs>
        <w:rPr>
          <w:rFonts w:asciiTheme="minorHAnsi" w:eastAsiaTheme="minorEastAsia" w:hAnsiTheme="minorHAnsi" w:cstheme="minorBidi"/>
          <w:noProof/>
          <w:kern w:val="2"/>
          <w:sz w:val="24"/>
          <w:szCs w:val="24"/>
          <w14:ligatures w14:val="standardContextual"/>
        </w:rPr>
      </w:pPr>
      <w:r>
        <w:rPr>
          <w:noProof/>
        </w:rPr>
        <w:t>1.4</w:t>
      </w:r>
      <w:r>
        <w:rPr>
          <w:rFonts w:asciiTheme="minorHAnsi" w:eastAsiaTheme="minorEastAsia" w:hAnsiTheme="minorHAnsi" w:cstheme="minorBidi"/>
          <w:noProof/>
          <w:kern w:val="2"/>
          <w:sz w:val="24"/>
          <w:szCs w:val="24"/>
          <w14:ligatures w14:val="standardContextual"/>
        </w:rPr>
        <w:tab/>
      </w:r>
      <w:r>
        <w:rPr>
          <w:noProof/>
        </w:rPr>
        <w:t>Definitions, Acronyms, and Abbreviations</w:t>
      </w:r>
      <w:r>
        <w:rPr>
          <w:noProof/>
        </w:rPr>
        <w:tab/>
      </w:r>
      <w:r>
        <w:rPr>
          <w:noProof/>
        </w:rPr>
        <w:fldChar w:fldCharType="begin"/>
      </w:r>
      <w:r>
        <w:rPr>
          <w:noProof/>
        </w:rPr>
        <w:instrText xml:space="preserve"> PAGEREF _Toc226756396 \h </w:instrText>
      </w:r>
      <w:r>
        <w:rPr>
          <w:noProof/>
        </w:rPr>
      </w:r>
      <w:r>
        <w:rPr>
          <w:noProof/>
        </w:rPr>
        <w:fldChar w:fldCharType="separate"/>
      </w:r>
      <w:r>
        <w:rPr>
          <w:noProof/>
        </w:rPr>
        <w:t>7</w:t>
      </w:r>
      <w:r>
        <w:rPr>
          <w:noProof/>
        </w:rPr>
        <w:fldChar w:fldCharType="end"/>
      </w:r>
    </w:p>
    <w:p w14:paraId="0AB1E2F7" w14:textId="5E70246C" w:rsidR="005E5C4D" w:rsidRDefault="005E5C4D">
      <w:pPr>
        <w:pStyle w:val="TOC1"/>
        <w:tabs>
          <w:tab w:val="left" w:pos="432"/>
        </w:tabs>
        <w:rPr>
          <w:rFonts w:asciiTheme="minorHAnsi" w:eastAsiaTheme="minorEastAsia" w:hAnsiTheme="minorHAnsi" w:cstheme="minorBidi"/>
          <w:noProof/>
          <w:kern w:val="2"/>
          <w:sz w:val="24"/>
          <w:szCs w:val="24"/>
          <w14:ligatures w14:val="standardContextual"/>
        </w:rPr>
      </w:pPr>
      <w:r>
        <w:rPr>
          <w:noProof/>
        </w:rPr>
        <w:t>2.</w:t>
      </w:r>
      <w:r>
        <w:rPr>
          <w:rFonts w:asciiTheme="minorHAnsi" w:eastAsiaTheme="minorEastAsia" w:hAnsiTheme="minorHAnsi" w:cstheme="minorBidi"/>
          <w:noProof/>
          <w:kern w:val="2"/>
          <w:sz w:val="24"/>
          <w:szCs w:val="24"/>
          <w14:ligatures w14:val="standardContextual"/>
        </w:rPr>
        <w:tab/>
      </w:r>
      <w:r>
        <w:rPr>
          <w:noProof/>
        </w:rPr>
        <w:t>Product Scope</w:t>
      </w:r>
      <w:r>
        <w:rPr>
          <w:noProof/>
        </w:rPr>
        <w:tab/>
      </w:r>
      <w:r>
        <w:rPr>
          <w:noProof/>
        </w:rPr>
        <w:fldChar w:fldCharType="begin"/>
      </w:r>
      <w:r>
        <w:rPr>
          <w:noProof/>
        </w:rPr>
        <w:instrText xml:space="preserve"> PAGEREF _Toc226756397 \h </w:instrText>
      </w:r>
      <w:r>
        <w:rPr>
          <w:noProof/>
        </w:rPr>
      </w:r>
      <w:r>
        <w:rPr>
          <w:noProof/>
        </w:rPr>
        <w:fldChar w:fldCharType="separate"/>
      </w:r>
      <w:r>
        <w:rPr>
          <w:noProof/>
        </w:rPr>
        <w:t>8</w:t>
      </w:r>
      <w:r>
        <w:rPr>
          <w:noProof/>
        </w:rPr>
        <w:fldChar w:fldCharType="end"/>
      </w:r>
    </w:p>
    <w:p w14:paraId="655CE416" w14:textId="10C31161" w:rsidR="005E5C4D" w:rsidRDefault="005E5C4D">
      <w:pPr>
        <w:pStyle w:val="TOC1"/>
        <w:tabs>
          <w:tab w:val="left" w:pos="432"/>
        </w:tabs>
        <w:rPr>
          <w:rFonts w:asciiTheme="minorHAnsi" w:eastAsiaTheme="minorEastAsia" w:hAnsiTheme="minorHAnsi" w:cstheme="minorBidi"/>
          <w:noProof/>
          <w:kern w:val="2"/>
          <w:sz w:val="24"/>
          <w:szCs w:val="24"/>
          <w14:ligatures w14:val="standardContextual"/>
        </w:rPr>
      </w:pPr>
      <w:r>
        <w:rPr>
          <w:noProof/>
        </w:rPr>
        <w:t>3.</w:t>
      </w:r>
      <w:r>
        <w:rPr>
          <w:rFonts w:asciiTheme="minorHAnsi" w:eastAsiaTheme="minorEastAsia" w:hAnsiTheme="minorHAnsi" w:cstheme="minorBidi"/>
          <w:noProof/>
          <w:kern w:val="2"/>
          <w:sz w:val="24"/>
          <w:szCs w:val="24"/>
          <w14:ligatures w14:val="standardContextual"/>
        </w:rPr>
        <w:tab/>
      </w:r>
      <w:r>
        <w:rPr>
          <w:noProof/>
        </w:rPr>
        <w:t>Test Planning</w:t>
      </w:r>
      <w:r>
        <w:rPr>
          <w:noProof/>
        </w:rPr>
        <w:tab/>
      </w:r>
      <w:r>
        <w:rPr>
          <w:noProof/>
        </w:rPr>
        <w:fldChar w:fldCharType="begin"/>
      </w:r>
      <w:r>
        <w:rPr>
          <w:noProof/>
        </w:rPr>
        <w:instrText xml:space="preserve"> PAGEREF _Toc226756398 \h </w:instrText>
      </w:r>
      <w:r>
        <w:rPr>
          <w:noProof/>
        </w:rPr>
      </w:r>
      <w:r>
        <w:rPr>
          <w:noProof/>
        </w:rPr>
        <w:fldChar w:fldCharType="separate"/>
      </w:r>
      <w:r>
        <w:rPr>
          <w:noProof/>
        </w:rPr>
        <w:t>8</w:t>
      </w:r>
      <w:r>
        <w:rPr>
          <w:noProof/>
        </w:rPr>
        <w:fldChar w:fldCharType="end"/>
      </w:r>
    </w:p>
    <w:p w14:paraId="37A70F56" w14:textId="5B98F86B" w:rsidR="005E5C4D" w:rsidRDefault="005E5C4D">
      <w:pPr>
        <w:pStyle w:val="TOC2"/>
        <w:tabs>
          <w:tab w:val="left" w:pos="1000"/>
        </w:tabs>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Responsibilities</w:t>
      </w:r>
      <w:r>
        <w:rPr>
          <w:noProof/>
        </w:rPr>
        <w:tab/>
      </w:r>
      <w:r>
        <w:rPr>
          <w:noProof/>
        </w:rPr>
        <w:fldChar w:fldCharType="begin"/>
      </w:r>
      <w:r>
        <w:rPr>
          <w:noProof/>
        </w:rPr>
        <w:instrText xml:space="preserve"> PAGEREF _Toc226756399 \h </w:instrText>
      </w:r>
      <w:r>
        <w:rPr>
          <w:noProof/>
        </w:rPr>
      </w:r>
      <w:r>
        <w:rPr>
          <w:noProof/>
        </w:rPr>
        <w:fldChar w:fldCharType="separate"/>
      </w:r>
      <w:r>
        <w:rPr>
          <w:noProof/>
        </w:rPr>
        <w:t>8</w:t>
      </w:r>
      <w:r>
        <w:rPr>
          <w:noProof/>
        </w:rPr>
        <w:fldChar w:fldCharType="end"/>
      </w:r>
    </w:p>
    <w:p w14:paraId="1F042CF0" w14:textId="20CF4502" w:rsidR="005E5C4D" w:rsidRDefault="005E5C4D">
      <w:pPr>
        <w:pStyle w:val="TOC2"/>
        <w:tabs>
          <w:tab w:val="left" w:pos="1000"/>
        </w:tabs>
        <w:rPr>
          <w:rFonts w:asciiTheme="minorHAnsi" w:eastAsiaTheme="minorEastAsia" w:hAnsiTheme="minorHAnsi" w:cstheme="minorBidi"/>
          <w:noProof/>
          <w:kern w:val="2"/>
          <w:sz w:val="24"/>
          <w:szCs w:val="24"/>
          <w14:ligatures w14:val="standardContextual"/>
        </w:rPr>
      </w:pPr>
      <w:r>
        <w:rPr>
          <w:noProof/>
        </w:rPr>
        <w:t>3.2</w:t>
      </w:r>
      <w:r>
        <w:rPr>
          <w:rFonts w:asciiTheme="minorHAnsi" w:eastAsiaTheme="minorEastAsia" w:hAnsiTheme="minorHAnsi" w:cstheme="minorBidi"/>
          <w:noProof/>
          <w:kern w:val="2"/>
          <w:sz w:val="24"/>
          <w:szCs w:val="24"/>
          <w14:ligatures w14:val="standardContextual"/>
        </w:rPr>
        <w:tab/>
      </w:r>
      <w:r>
        <w:rPr>
          <w:noProof/>
        </w:rPr>
        <w:t>Test Schedule</w:t>
      </w:r>
      <w:r>
        <w:rPr>
          <w:noProof/>
        </w:rPr>
        <w:tab/>
      </w:r>
      <w:r>
        <w:rPr>
          <w:noProof/>
        </w:rPr>
        <w:fldChar w:fldCharType="begin"/>
      </w:r>
      <w:r>
        <w:rPr>
          <w:noProof/>
        </w:rPr>
        <w:instrText xml:space="preserve"> PAGEREF _Toc226756400 \h </w:instrText>
      </w:r>
      <w:r>
        <w:rPr>
          <w:noProof/>
        </w:rPr>
      </w:r>
      <w:r>
        <w:rPr>
          <w:noProof/>
        </w:rPr>
        <w:fldChar w:fldCharType="separate"/>
      </w:r>
      <w:r>
        <w:rPr>
          <w:noProof/>
        </w:rPr>
        <w:t>9</w:t>
      </w:r>
      <w:r>
        <w:rPr>
          <w:noProof/>
        </w:rPr>
        <w:fldChar w:fldCharType="end"/>
      </w:r>
    </w:p>
    <w:p w14:paraId="7E3CACBB" w14:textId="208FE8A9" w:rsidR="005E5C4D" w:rsidRDefault="005E5C4D">
      <w:pPr>
        <w:pStyle w:val="TOC1"/>
        <w:tabs>
          <w:tab w:val="left" w:pos="432"/>
        </w:tabs>
        <w:rPr>
          <w:rFonts w:asciiTheme="minorHAnsi" w:eastAsiaTheme="minorEastAsia" w:hAnsiTheme="minorHAnsi" w:cstheme="minorBidi"/>
          <w:noProof/>
          <w:kern w:val="2"/>
          <w:sz w:val="24"/>
          <w:szCs w:val="24"/>
          <w14:ligatures w14:val="standardContextual"/>
        </w:rPr>
      </w:pPr>
      <w:r>
        <w:rPr>
          <w:noProof/>
        </w:rPr>
        <w:t>4.</w:t>
      </w:r>
      <w:r>
        <w:rPr>
          <w:rFonts w:asciiTheme="minorHAnsi" w:eastAsiaTheme="minorEastAsia" w:hAnsiTheme="minorHAnsi" w:cstheme="minorBidi"/>
          <w:noProof/>
          <w:kern w:val="2"/>
          <w:sz w:val="24"/>
          <w:szCs w:val="24"/>
          <w14:ligatures w14:val="standardContextual"/>
        </w:rPr>
        <w:tab/>
      </w:r>
      <w:r>
        <w:rPr>
          <w:noProof/>
        </w:rPr>
        <w:t>Test Preparation</w:t>
      </w:r>
      <w:r>
        <w:rPr>
          <w:noProof/>
        </w:rPr>
        <w:tab/>
      </w:r>
      <w:r>
        <w:rPr>
          <w:noProof/>
        </w:rPr>
        <w:fldChar w:fldCharType="begin"/>
      </w:r>
      <w:r>
        <w:rPr>
          <w:noProof/>
        </w:rPr>
        <w:instrText xml:space="preserve"> PAGEREF _Toc226756401 \h </w:instrText>
      </w:r>
      <w:r>
        <w:rPr>
          <w:noProof/>
        </w:rPr>
      </w:r>
      <w:r>
        <w:rPr>
          <w:noProof/>
        </w:rPr>
        <w:fldChar w:fldCharType="separate"/>
      </w:r>
      <w:r>
        <w:rPr>
          <w:noProof/>
        </w:rPr>
        <w:t>9</w:t>
      </w:r>
      <w:r>
        <w:rPr>
          <w:noProof/>
        </w:rPr>
        <w:fldChar w:fldCharType="end"/>
      </w:r>
    </w:p>
    <w:p w14:paraId="78BB6EF3" w14:textId="0583630A" w:rsidR="005E5C4D" w:rsidRDefault="005E5C4D">
      <w:pPr>
        <w:pStyle w:val="TOC2"/>
        <w:tabs>
          <w:tab w:val="left" w:pos="1000"/>
        </w:tabs>
        <w:rPr>
          <w:rFonts w:asciiTheme="minorHAnsi" w:eastAsiaTheme="minorEastAsia" w:hAnsiTheme="minorHAnsi" w:cstheme="minorBidi"/>
          <w:noProof/>
          <w:kern w:val="2"/>
          <w:sz w:val="24"/>
          <w:szCs w:val="24"/>
          <w14:ligatures w14:val="standardContextual"/>
        </w:rPr>
      </w:pPr>
      <w:r>
        <w:rPr>
          <w:noProof/>
        </w:rPr>
        <w:t>4.1</w:t>
      </w:r>
      <w:r>
        <w:rPr>
          <w:rFonts w:asciiTheme="minorHAnsi" w:eastAsiaTheme="minorEastAsia" w:hAnsiTheme="minorHAnsi" w:cstheme="minorBidi"/>
          <w:noProof/>
          <w:kern w:val="2"/>
          <w:sz w:val="24"/>
          <w:szCs w:val="24"/>
          <w14:ligatures w14:val="standardContextual"/>
        </w:rPr>
        <w:tab/>
      </w:r>
      <w:r>
        <w:rPr>
          <w:noProof/>
        </w:rPr>
        <w:t>Test Environment</w:t>
      </w:r>
      <w:r>
        <w:rPr>
          <w:noProof/>
        </w:rPr>
        <w:tab/>
      </w:r>
      <w:r>
        <w:rPr>
          <w:noProof/>
        </w:rPr>
        <w:fldChar w:fldCharType="begin"/>
      </w:r>
      <w:r>
        <w:rPr>
          <w:noProof/>
        </w:rPr>
        <w:instrText xml:space="preserve"> PAGEREF _Toc226756402 \h </w:instrText>
      </w:r>
      <w:r>
        <w:rPr>
          <w:noProof/>
        </w:rPr>
      </w:r>
      <w:r>
        <w:rPr>
          <w:noProof/>
        </w:rPr>
        <w:fldChar w:fldCharType="separate"/>
      </w:r>
      <w:r>
        <w:rPr>
          <w:noProof/>
        </w:rPr>
        <w:t>9</w:t>
      </w:r>
      <w:r>
        <w:rPr>
          <w:noProof/>
        </w:rPr>
        <w:fldChar w:fldCharType="end"/>
      </w:r>
    </w:p>
    <w:p w14:paraId="499C6B92" w14:textId="3BFCE67E" w:rsidR="005E5C4D" w:rsidRDefault="005E5C4D">
      <w:pPr>
        <w:pStyle w:val="TOC1"/>
        <w:tabs>
          <w:tab w:val="left" w:pos="432"/>
        </w:tabs>
        <w:rPr>
          <w:rFonts w:asciiTheme="minorHAnsi" w:eastAsiaTheme="minorEastAsia" w:hAnsiTheme="minorHAnsi" w:cstheme="minorBidi"/>
          <w:noProof/>
          <w:kern w:val="2"/>
          <w:sz w:val="24"/>
          <w:szCs w:val="24"/>
          <w14:ligatures w14:val="standardContextual"/>
        </w:rPr>
      </w:pPr>
      <w:r>
        <w:rPr>
          <w:noProof/>
        </w:rPr>
        <w:t>5.</w:t>
      </w:r>
      <w:r>
        <w:rPr>
          <w:rFonts w:asciiTheme="minorHAnsi" w:eastAsiaTheme="minorEastAsia" w:hAnsiTheme="minorHAnsi" w:cstheme="minorBidi"/>
          <w:noProof/>
          <w:kern w:val="2"/>
          <w:sz w:val="24"/>
          <w:szCs w:val="24"/>
          <w14:ligatures w14:val="standardContextual"/>
        </w:rPr>
        <w:tab/>
      </w:r>
      <w:r>
        <w:rPr>
          <w:noProof/>
        </w:rPr>
        <w:t>Test Cases</w:t>
      </w:r>
      <w:r>
        <w:rPr>
          <w:noProof/>
        </w:rPr>
        <w:tab/>
      </w:r>
      <w:r>
        <w:rPr>
          <w:noProof/>
        </w:rPr>
        <w:fldChar w:fldCharType="begin"/>
      </w:r>
      <w:r>
        <w:rPr>
          <w:noProof/>
        </w:rPr>
        <w:instrText xml:space="preserve"> PAGEREF _Toc226756403 \h </w:instrText>
      </w:r>
      <w:r>
        <w:rPr>
          <w:noProof/>
        </w:rPr>
      </w:r>
      <w:r>
        <w:rPr>
          <w:noProof/>
        </w:rPr>
        <w:fldChar w:fldCharType="separate"/>
      </w:r>
      <w:r>
        <w:rPr>
          <w:noProof/>
        </w:rPr>
        <w:t>9</w:t>
      </w:r>
      <w:r>
        <w:rPr>
          <w:noProof/>
        </w:rPr>
        <w:fldChar w:fldCharType="end"/>
      </w:r>
    </w:p>
    <w:p w14:paraId="10D78D4B" w14:textId="12115D23" w:rsidR="005E5C4D" w:rsidRDefault="005E5C4D">
      <w:pPr>
        <w:pStyle w:val="TOC2"/>
        <w:tabs>
          <w:tab w:val="left" w:pos="1000"/>
        </w:tabs>
        <w:rPr>
          <w:rFonts w:asciiTheme="minorHAnsi" w:eastAsiaTheme="minorEastAsia" w:hAnsiTheme="minorHAnsi" w:cstheme="minorBidi"/>
          <w:noProof/>
          <w:kern w:val="2"/>
          <w:sz w:val="24"/>
          <w:szCs w:val="24"/>
          <w14:ligatures w14:val="standardContextual"/>
        </w:rPr>
      </w:pPr>
      <w:r>
        <w:rPr>
          <w:noProof/>
        </w:rPr>
        <w:t>5.1</w:t>
      </w:r>
      <w:r>
        <w:rPr>
          <w:rFonts w:asciiTheme="minorHAnsi" w:eastAsiaTheme="minorEastAsia" w:hAnsiTheme="minorHAnsi" w:cstheme="minorBidi"/>
          <w:noProof/>
          <w:kern w:val="2"/>
          <w:sz w:val="24"/>
          <w:szCs w:val="24"/>
          <w14:ligatures w14:val="standardContextual"/>
        </w:rPr>
        <w:tab/>
      </w:r>
      <w:r>
        <w:rPr>
          <w:noProof/>
        </w:rPr>
        <w:t>Test Cases</w:t>
      </w:r>
      <w:r>
        <w:rPr>
          <w:noProof/>
        </w:rPr>
        <w:tab/>
      </w:r>
      <w:r>
        <w:rPr>
          <w:noProof/>
        </w:rPr>
        <w:fldChar w:fldCharType="begin"/>
      </w:r>
      <w:r>
        <w:rPr>
          <w:noProof/>
        </w:rPr>
        <w:instrText xml:space="preserve"> PAGEREF _Toc226756404 \h </w:instrText>
      </w:r>
      <w:r>
        <w:rPr>
          <w:noProof/>
        </w:rPr>
      </w:r>
      <w:r>
        <w:rPr>
          <w:noProof/>
        </w:rPr>
        <w:fldChar w:fldCharType="separate"/>
      </w:r>
      <w:r>
        <w:rPr>
          <w:noProof/>
        </w:rPr>
        <w:t>9</w:t>
      </w:r>
      <w:r>
        <w:rPr>
          <w:noProof/>
        </w:rPr>
        <w:fldChar w:fldCharType="end"/>
      </w:r>
    </w:p>
    <w:p w14:paraId="38543423" w14:textId="7F5A1243" w:rsidR="005E5C4D" w:rsidRDefault="005E5C4D">
      <w:pPr>
        <w:pStyle w:val="TOC1"/>
        <w:tabs>
          <w:tab w:val="left" w:pos="432"/>
        </w:tabs>
        <w:rPr>
          <w:rFonts w:asciiTheme="minorHAnsi" w:eastAsiaTheme="minorEastAsia" w:hAnsiTheme="minorHAnsi" w:cstheme="minorBidi"/>
          <w:noProof/>
          <w:kern w:val="2"/>
          <w:sz w:val="24"/>
          <w:szCs w:val="24"/>
          <w14:ligatures w14:val="standardContextual"/>
        </w:rPr>
      </w:pPr>
      <w:r>
        <w:rPr>
          <w:noProof/>
        </w:rPr>
        <w:t>6.</w:t>
      </w:r>
      <w:r>
        <w:rPr>
          <w:rFonts w:asciiTheme="minorHAnsi" w:eastAsiaTheme="minorEastAsia" w:hAnsiTheme="minorHAnsi" w:cstheme="minorBidi"/>
          <w:noProof/>
          <w:kern w:val="2"/>
          <w:sz w:val="24"/>
          <w:szCs w:val="24"/>
          <w14:ligatures w14:val="standardContextual"/>
        </w:rPr>
        <w:tab/>
      </w:r>
      <w:r w:rsidRPr="004963C9">
        <w:rPr>
          <w:noProof/>
          <w:lang w:val="en-GB"/>
        </w:rPr>
        <w:t xml:space="preserve">Appendix A – Test Case to </w:t>
      </w:r>
      <w:r>
        <w:rPr>
          <w:noProof/>
        </w:rPr>
        <w:t>Requirements Traceability</w:t>
      </w:r>
      <w:r>
        <w:rPr>
          <w:noProof/>
        </w:rPr>
        <w:tab/>
      </w:r>
      <w:r>
        <w:rPr>
          <w:noProof/>
        </w:rPr>
        <w:fldChar w:fldCharType="begin"/>
      </w:r>
      <w:r>
        <w:rPr>
          <w:noProof/>
        </w:rPr>
        <w:instrText xml:space="preserve"> PAGEREF _Toc226756405 \h </w:instrText>
      </w:r>
      <w:r>
        <w:rPr>
          <w:noProof/>
        </w:rPr>
      </w:r>
      <w:r>
        <w:rPr>
          <w:noProof/>
        </w:rPr>
        <w:fldChar w:fldCharType="separate"/>
      </w:r>
      <w:r>
        <w:rPr>
          <w:noProof/>
        </w:rPr>
        <w:t>10</w:t>
      </w:r>
      <w:r>
        <w:rPr>
          <w:noProof/>
        </w:rPr>
        <w:fldChar w:fldCharType="end"/>
      </w:r>
    </w:p>
    <w:p w14:paraId="1160FDE8" w14:textId="4807355D" w:rsidR="005E5C4D" w:rsidRDefault="005E5C4D">
      <w:pPr>
        <w:pStyle w:val="TOC1"/>
        <w:tabs>
          <w:tab w:val="left" w:pos="432"/>
        </w:tabs>
        <w:rPr>
          <w:rFonts w:asciiTheme="minorHAnsi" w:eastAsiaTheme="minorEastAsia" w:hAnsiTheme="minorHAnsi" w:cstheme="minorBidi"/>
          <w:noProof/>
          <w:kern w:val="2"/>
          <w:sz w:val="24"/>
          <w:szCs w:val="24"/>
          <w14:ligatures w14:val="standardContextual"/>
        </w:rPr>
      </w:pPr>
      <w:r w:rsidRPr="004963C9">
        <w:rPr>
          <w:noProof/>
          <w:lang w:val="en-GB"/>
        </w:rPr>
        <w:t>7.</w:t>
      </w:r>
      <w:r>
        <w:rPr>
          <w:rFonts w:asciiTheme="minorHAnsi" w:eastAsiaTheme="minorEastAsia" w:hAnsiTheme="minorHAnsi" w:cstheme="minorBidi"/>
          <w:noProof/>
          <w:kern w:val="2"/>
          <w:sz w:val="24"/>
          <w:szCs w:val="24"/>
          <w14:ligatures w14:val="standardContextual"/>
        </w:rPr>
        <w:tab/>
      </w:r>
      <w:r w:rsidRPr="004963C9">
        <w:rPr>
          <w:noProof/>
          <w:lang w:val="en-GB"/>
        </w:rPr>
        <w:t>Appendix B – Test Case 1 – Registration Test</w:t>
      </w:r>
      <w:r>
        <w:rPr>
          <w:noProof/>
        </w:rPr>
        <w:tab/>
      </w:r>
      <w:r>
        <w:rPr>
          <w:noProof/>
        </w:rPr>
        <w:fldChar w:fldCharType="begin"/>
      </w:r>
      <w:r>
        <w:rPr>
          <w:noProof/>
        </w:rPr>
        <w:instrText xml:space="preserve"> PAGEREF _Toc226756406 \h </w:instrText>
      </w:r>
      <w:r>
        <w:rPr>
          <w:noProof/>
        </w:rPr>
      </w:r>
      <w:r>
        <w:rPr>
          <w:noProof/>
        </w:rPr>
        <w:fldChar w:fldCharType="separate"/>
      </w:r>
      <w:r>
        <w:rPr>
          <w:noProof/>
        </w:rPr>
        <w:t>11</w:t>
      </w:r>
      <w:r>
        <w:rPr>
          <w:noProof/>
        </w:rPr>
        <w:fldChar w:fldCharType="end"/>
      </w:r>
    </w:p>
    <w:p w14:paraId="50F962EE" w14:textId="5AD832C4" w:rsidR="005E5C4D" w:rsidRDefault="005E5C4D">
      <w:pPr>
        <w:pStyle w:val="TOC1"/>
        <w:tabs>
          <w:tab w:val="left" w:pos="432"/>
        </w:tabs>
        <w:rPr>
          <w:rFonts w:asciiTheme="minorHAnsi" w:eastAsiaTheme="minorEastAsia" w:hAnsiTheme="minorHAnsi" w:cstheme="minorBidi"/>
          <w:noProof/>
          <w:kern w:val="2"/>
          <w:sz w:val="24"/>
          <w:szCs w:val="24"/>
          <w14:ligatures w14:val="standardContextual"/>
        </w:rPr>
      </w:pPr>
      <w:r w:rsidRPr="004963C9">
        <w:rPr>
          <w:noProof/>
          <w:lang w:val="en-GB"/>
        </w:rPr>
        <w:t>8.</w:t>
      </w:r>
      <w:r>
        <w:rPr>
          <w:rFonts w:asciiTheme="minorHAnsi" w:eastAsiaTheme="minorEastAsia" w:hAnsiTheme="minorHAnsi" w:cstheme="minorBidi"/>
          <w:noProof/>
          <w:kern w:val="2"/>
          <w:sz w:val="24"/>
          <w:szCs w:val="24"/>
          <w14:ligatures w14:val="standardContextual"/>
        </w:rPr>
        <w:tab/>
      </w:r>
      <w:r w:rsidRPr="004963C9">
        <w:rPr>
          <w:noProof/>
          <w:lang w:val="en-GB"/>
        </w:rPr>
        <w:t>Appendix C – Test Case 2 – Login Test</w:t>
      </w:r>
      <w:r>
        <w:rPr>
          <w:noProof/>
        </w:rPr>
        <w:tab/>
      </w:r>
      <w:r>
        <w:rPr>
          <w:noProof/>
        </w:rPr>
        <w:fldChar w:fldCharType="begin"/>
      </w:r>
      <w:r>
        <w:rPr>
          <w:noProof/>
        </w:rPr>
        <w:instrText xml:space="preserve"> PAGEREF _Toc226756407 \h </w:instrText>
      </w:r>
      <w:r>
        <w:rPr>
          <w:noProof/>
        </w:rPr>
      </w:r>
      <w:r>
        <w:rPr>
          <w:noProof/>
        </w:rPr>
        <w:fldChar w:fldCharType="separate"/>
      </w:r>
      <w:r>
        <w:rPr>
          <w:noProof/>
        </w:rPr>
        <w:t>13</w:t>
      </w:r>
      <w:r>
        <w:rPr>
          <w:noProof/>
        </w:rPr>
        <w:fldChar w:fldCharType="end"/>
      </w:r>
    </w:p>
    <w:p w14:paraId="0A552067" w14:textId="7F9AEB1A" w:rsidR="005E5C4D" w:rsidRDefault="005E5C4D">
      <w:pPr>
        <w:pStyle w:val="TOC1"/>
        <w:tabs>
          <w:tab w:val="left" w:pos="432"/>
        </w:tabs>
        <w:rPr>
          <w:rFonts w:asciiTheme="minorHAnsi" w:eastAsiaTheme="minorEastAsia" w:hAnsiTheme="minorHAnsi" w:cstheme="minorBidi"/>
          <w:noProof/>
          <w:kern w:val="2"/>
          <w:sz w:val="24"/>
          <w:szCs w:val="24"/>
          <w14:ligatures w14:val="standardContextual"/>
        </w:rPr>
      </w:pPr>
      <w:r w:rsidRPr="004963C9">
        <w:rPr>
          <w:noProof/>
          <w:lang w:val="en-GB"/>
        </w:rPr>
        <w:t>9.</w:t>
      </w:r>
      <w:r>
        <w:rPr>
          <w:rFonts w:asciiTheme="minorHAnsi" w:eastAsiaTheme="minorEastAsia" w:hAnsiTheme="minorHAnsi" w:cstheme="minorBidi"/>
          <w:noProof/>
          <w:kern w:val="2"/>
          <w:sz w:val="24"/>
          <w:szCs w:val="24"/>
          <w14:ligatures w14:val="standardContextual"/>
        </w:rPr>
        <w:tab/>
      </w:r>
      <w:r w:rsidRPr="004963C9">
        <w:rPr>
          <w:noProof/>
          <w:lang w:val="en-GB"/>
        </w:rPr>
        <w:t>Appendix D – Test Case 3 – GUI Navigation Test</w:t>
      </w:r>
      <w:r>
        <w:rPr>
          <w:noProof/>
        </w:rPr>
        <w:tab/>
      </w:r>
      <w:r>
        <w:rPr>
          <w:noProof/>
        </w:rPr>
        <w:fldChar w:fldCharType="begin"/>
      </w:r>
      <w:r>
        <w:rPr>
          <w:noProof/>
        </w:rPr>
        <w:instrText xml:space="preserve"> PAGEREF _Toc226756408 \h </w:instrText>
      </w:r>
      <w:r>
        <w:rPr>
          <w:noProof/>
        </w:rPr>
      </w:r>
      <w:r>
        <w:rPr>
          <w:noProof/>
        </w:rPr>
        <w:fldChar w:fldCharType="separate"/>
      </w:r>
      <w:r>
        <w:rPr>
          <w:noProof/>
        </w:rPr>
        <w:t>14</w:t>
      </w:r>
      <w:r>
        <w:rPr>
          <w:noProof/>
        </w:rPr>
        <w:fldChar w:fldCharType="end"/>
      </w:r>
    </w:p>
    <w:p w14:paraId="7EC8BE05" w14:textId="543AEA93" w:rsidR="005E5C4D" w:rsidRDefault="005E5C4D">
      <w:pPr>
        <w:pStyle w:val="TOC1"/>
        <w:tabs>
          <w:tab w:val="left" w:pos="864"/>
        </w:tabs>
        <w:rPr>
          <w:rFonts w:asciiTheme="minorHAnsi" w:eastAsiaTheme="minorEastAsia" w:hAnsiTheme="minorHAnsi" w:cstheme="minorBidi"/>
          <w:noProof/>
          <w:kern w:val="2"/>
          <w:sz w:val="24"/>
          <w:szCs w:val="24"/>
          <w14:ligatures w14:val="standardContextual"/>
        </w:rPr>
      </w:pPr>
      <w:r w:rsidRPr="004963C9">
        <w:rPr>
          <w:bCs/>
          <w:noProof/>
          <w:lang w:val="en-GB"/>
        </w:rPr>
        <w:t>10.</w:t>
      </w:r>
      <w:r>
        <w:rPr>
          <w:rFonts w:asciiTheme="minorHAnsi" w:eastAsiaTheme="minorEastAsia" w:hAnsiTheme="minorHAnsi" w:cstheme="minorBidi"/>
          <w:noProof/>
          <w:kern w:val="2"/>
          <w:sz w:val="24"/>
          <w:szCs w:val="24"/>
          <w14:ligatures w14:val="standardContextual"/>
        </w:rPr>
        <w:tab/>
      </w:r>
      <w:r w:rsidRPr="004963C9">
        <w:rPr>
          <w:noProof/>
          <w:lang w:val="en-GB"/>
        </w:rPr>
        <w:t>Appendix E – Test Case 4 – Trading Algorithm Configuration Test</w:t>
      </w:r>
      <w:r>
        <w:rPr>
          <w:noProof/>
        </w:rPr>
        <w:tab/>
      </w:r>
      <w:r>
        <w:rPr>
          <w:noProof/>
        </w:rPr>
        <w:fldChar w:fldCharType="begin"/>
      </w:r>
      <w:r>
        <w:rPr>
          <w:noProof/>
        </w:rPr>
        <w:instrText xml:space="preserve"> PAGEREF _Toc226756409 \h </w:instrText>
      </w:r>
      <w:r>
        <w:rPr>
          <w:noProof/>
        </w:rPr>
      </w:r>
      <w:r>
        <w:rPr>
          <w:noProof/>
        </w:rPr>
        <w:fldChar w:fldCharType="separate"/>
      </w:r>
      <w:r>
        <w:rPr>
          <w:noProof/>
        </w:rPr>
        <w:t>15</w:t>
      </w:r>
      <w:r>
        <w:rPr>
          <w:noProof/>
        </w:rPr>
        <w:fldChar w:fldCharType="end"/>
      </w:r>
    </w:p>
    <w:p w14:paraId="762EC544" w14:textId="5D6A7954" w:rsidR="005E5C4D" w:rsidRDefault="005E5C4D">
      <w:pPr>
        <w:pStyle w:val="TOC1"/>
        <w:tabs>
          <w:tab w:val="left" w:pos="864"/>
        </w:tabs>
        <w:rPr>
          <w:rFonts w:asciiTheme="minorHAnsi" w:eastAsiaTheme="minorEastAsia" w:hAnsiTheme="minorHAnsi" w:cstheme="minorBidi"/>
          <w:noProof/>
          <w:kern w:val="2"/>
          <w:sz w:val="24"/>
          <w:szCs w:val="24"/>
          <w14:ligatures w14:val="standardContextual"/>
        </w:rPr>
      </w:pPr>
      <w:r w:rsidRPr="004963C9">
        <w:rPr>
          <w:noProof/>
          <w:lang w:val="en-GB"/>
        </w:rPr>
        <w:t>11.</w:t>
      </w:r>
      <w:r>
        <w:rPr>
          <w:rFonts w:asciiTheme="minorHAnsi" w:eastAsiaTheme="minorEastAsia" w:hAnsiTheme="minorHAnsi" w:cstheme="minorBidi"/>
          <w:noProof/>
          <w:kern w:val="2"/>
          <w:sz w:val="24"/>
          <w:szCs w:val="24"/>
          <w14:ligatures w14:val="standardContextual"/>
        </w:rPr>
        <w:tab/>
      </w:r>
      <w:r w:rsidRPr="004963C9">
        <w:rPr>
          <w:noProof/>
          <w:lang w:val="en-GB"/>
        </w:rPr>
        <w:t>Appendix F – Test Case 5 – Log Out Test</w:t>
      </w:r>
      <w:r>
        <w:rPr>
          <w:noProof/>
        </w:rPr>
        <w:tab/>
      </w:r>
      <w:r>
        <w:rPr>
          <w:noProof/>
        </w:rPr>
        <w:fldChar w:fldCharType="begin"/>
      </w:r>
      <w:r>
        <w:rPr>
          <w:noProof/>
        </w:rPr>
        <w:instrText xml:space="preserve"> PAGEREF _Toc226756410 \h </w:instrText>
      </w:r>
      <w:r>
        <w:rPr>
          <w:noProof/>
        </w:rPr>
      </w:r>
      <w:r>
        <w:rPr>
          <w:noProof/>
        </w:rPr>
        <w:fldChar w:fldCharType="separate"/>
      </w:r>
      <w:r>
        <w:rPr>
          <w:noProof/>
        </w:rPr>
        <w:t>16</w:t>
      </w:r>
      <w:r>
        <w:rPr>
          <w:noProof/>
        </w:rPr>
        <w:fldChar w:fldCharType="end"/>
      </w:r>
    </w:p>
    <w:p w14:paraId="307942D8" w14:textId="7B52C0DA" w:rsidR="00717C4A" w:rsidRDefault="008338FE">
      <w:pPr>
        <w:pStyle w:val="Title"/>
      </w:pPr>
      <w:r>
        <w:fldChar w:fldCharType="end"/>
      </w:r>
      <w:r>
        <w:br w:type="page"/>
      </w:r>
      <w:r w:rsidR="00F933D4">
        <w:lastRenderedPageBreak/>
        <w:t>Software Test Description</w:t>
      </w:r>
    </w:p>
    <w:p w14:paraId="37063561" w14:textId="77777777" w:rsidR="00717C4A" w:rsidRDefault="008338FE">
      <w:pPr>
        <w:pStyle w:val="Heading1"/>
      </w:pPr>
      <w:bookmarkStart w:id="4" w:name="_Toc456598586"/>
      <w:bookmarkStart w:id="5" w:name="_Toc456600917"/>
      <w:bookmarkStart w:id="6" w:name="_Toc512930904"/>
      <w:bookmarkStart w:id="7" w:name="_Toc226756392"/>
      <w:bookmarkStart w:id="8" w:name="_Toc436203377"/>
      <w:bookmarkStart w:id="9" w:name="_Toc452813577"/>
      <w:commentRangeStart w:id="10"/>
      <w:r>
        <w:t>Introduction</w:t>
      </w:r>
      <w:bookmarkEnd w:id="4"/>
      <w:bookmarkEnd w:id="5"/>
      <w:bookmarkEnd w:id="6"/>
      <w:bookmarkEnd w:id="7"/>
      <w:commentRangeEnd w:id="10"/>
      <w:r w:rsidR="004C7AA0">
        <w:rPr>
          <w:rStyle w:val="CommentReference"/>
          <w:rFonts w:ascii="Times New Roman" w:hAnsi="Times New Roman"/>
          <w:b w:val="0"/>
        </w:rPr>
        <w:commentReference w:id="10"/>
      </w:r>
    </w:p>
    <w:p w14:paraId="02FF830B" w14:textId="6114A6B2" w:rsidR="00FC70D3" w:rsidRDefault="00FC70D3" w:rsidP="00FC70D3">
      <w:pPr>
        <w:pStyle w:val="Heading2"/>
      </w:pPr>
      <w:bookmarkStart w:id="11" w:name="_Toc226756393"/>
      <w:r>
        <w:t>Purpose of the Document</w:t>
      </w:r>
      <w:bookmarkEnd w:id="11"/>
    </w:p>
    <w:p w14:paraId="4AA94E9B" w14:textId="427C5952" w:rsidR="14921395" w:rsidRDefault="11EFB14C" w:rsidP="707956CB">
      <w:pPr>
        <w:jc w:val="both"/>
      </w:pPr>
      <w:r>
        <w:t xml:space="preserve">The purpose of this Software Test Description (STD) is to document the testing-related activities and test cases for the </w:t>
      </w:r>
      <w:proofErr w:type="spellStart"/>
      <w:r>
        <w:t>QuantumShell</w:t>
      </w:r>
      <w:proofErr w:type="spellEnd"/>
      <w:r>
        <w:t xml:space="preserve"> project. This document serves as a guide for testers and other team members to strategize the testing approach in order to adequately verify the software, to define the specific roles and responsibilities of all stakeholders involved in the testing process, to prepare the testing environment, and to conduct the tests in a structured and repeatable manner. This document also acts as a communication tool to inform stakeholders about all testing-related activities throughout the project lifecycle. This document is subject to approval by the stakeholders listed in the project plan, particularly the customer and user representative.</w:t>
      </w:r>
    </w:p>
    <w:p w14:paraId="6F7AD173" w14:textId="6E56CD3D" w:rsidR="00BA2984" w:rsidRDefault="00BA2984" w:rsidP="00BA2984">
      <w:pPr>
        <w:pStyle w:val="Heading2"/>
      </w:pPr>
      <w:bookmarkStart w:id="12" w:name="_Toc226756394"/>
      <w:r>
        <w:t>Scope of the Document</w:t>
      </w:r>
      <w:bookmarkEnd w:id="12"/>
    </w:p>
    <w:p w14:paraId="46A0EDCC" w14:textId="11CBB85A" w:rsidR="3BB67F14" w:rsidRDefault="52F4F703" w:rsidP="707956CB">
      <w:pPr>
        <w:pStyle w:val="BodyText"/>
        <w:ind w:left="0"/>
        <w:jc w:val="both"/>
      </w:pPr>
      <w:r>
        <w:t xml:space="preserve">This Software Test Description provides a brief overview of the </w:t>
      </w:r>
      <w:proofErr w:type="spellStart"/>
      <w:r>
        <w:t>QuantumShell</w:t>
      </w:r>
      <w:proofErr w:type="spellEnd"/>
      <w:r>
        <w:t xml:space="preserve"> product scope, the responsibilities of the stakeholders involved in testing-related activities, the planned test schedule, the complete list of test cases, the test case to requirements traceability matrix, and the detailed test case descriptions necessary to adequately verify the software under development. </w:t>
      </w:r>
      <w:commentRangeStart w:id="13"/>
      <w:r>
        <w:t xml:space="preserve">This document does not cover deployment procedures, maintenance activities, or any testing activities outside the scope of the </w:t>
      </w:r>
      <w:proofErr w:type="spellStart"/>
      <w:r>
        <w:t>QuantumShell</w:t>
      </w:r>
      <w:proofErr w:type="spellEnd"/>
      <w:r>
        <w:t xml:space="preserve"> software system</w:t>
      </w:r>
      <w:commentRangeEnd w:id="13"/>
      <w:r w:rsidR="00B122B1">
        <w:rPr>
          <w:rStyle w:val="CommentReference"/>
        </w:rPr>
        <w:commentReference w:id="13"/>
      </w:r>
      <w:r>
        <w:t>.</w:t>
      </w:r>
    </w:p>
    <w:p w14:paraId="72EFC774" w14:textId="77777777" w:rsidR="00717C4A" w:rsidRDefault="008338FE">
      <w:pPr>
        <w:pStyle w:val="Heading2"/>
      </w:pPr>
      <w:bookmarkStart w:id="14" w:name="_Toc456598590"/>
      <w:bookmarkStart w:id="15" w:name="_Toc456600921"/>
      <w:bookmarkStart w:id="16" w:name="_Toc512930905"/>
      <w:bookmarkStart w:id="17" w:name="_Toc226756395"/>
      <w:r>
        <w:t>References</w:t>
      </w:r>
      <w:bookmarkEnd w:id="14"/>
      <w:bookmarkEnd w:id="15"/>
      <w:bookmarkEnd w:id="16"/>
      <w:bookmarkEnd w:id="17"/>
    </w:p>
    <w:tbl>
      <w:tblPr>
        <w:tblStyle w:val="TableGrid"/>
        <w:tblW w:w="0" w:type="auto"/>
        <w:tblInd w:w="108" w:type="dxa"/>
        <w:tblLook w:val="04A0" w:firstRow="1" w:lastRow="0" w:firstColumn="1" w:lastColumn="0" w:noHBand="0" w:noVBand="1"/>
      </w:tblPr>
      <w:tblGrid>
        <w:gridCol w:w="3084"/>
        <w:gridCol w:w="3192"/>
        <w:gridCol w:w="3080"/>
      </w:tblGrid>
      <w:tr w:rsidR="00530857" w:rsidRPr="008B3D4D" w14:paraId="50027965" w14:textId="77777777" w:rsidTr="707956CB">
        <w:tc>
          <w:tcPr>
            <w:tcW w:w="3084" w:type="dxa"/>
          </w:tcPr>
          <w:p w14:paraId="79315327" w14:textId="77777777" w:rsidR="00530857" w:rsidRPr="00B230F5" w:rsidRDefault="00530857" w:rsidP="00B230F5">
            <w:pPr>
              <w:pStyle w:val="InfoBlue"/>
              <w:rPr>
                <w:b/>
                <w:bCs/>
                <w:i/>
                <w:color w:val="000000" w:themeColor="text1"/>
              </w:rPr>
            </w:pPr>
            <w:r w:rsidRPr="00B230F5">
              <w:rPr>
                <w:b/>
                <w:bCs/>
                <w:color w:val="000000" w:themeColor="text1"/>
              </w:rPr>
              <w:t>Reference Title/Name</w:t>
            </w:r>
          </w:p>
        </w:tc>
        <w:tc>
          <w:tcPr>
            <w:tcW w:w="3192" w:type="dxa"/>
          </w:tcPr>
          <w:p w14:paraId="745008E2" w14:textId="77777777" w:rsidR="00530857" w:rsidRPr="00B230F5" w:rsidRDefault="00530857" w:rsidP="00B230F5">
            <w:pPr>
              <w:pStyle w:val="InfoBlue"/>
              <w:rPr>
                <w:b/>
                <w:bCs/>
                <w:i/>
                <w:color w:val="000000" w:themeColor="text1"/>
              </w:rPr>
            </w:pPr>
            <w:r w:rsidRPr="00B230F5">
              <w:rPr>
                <w:b/>
                <w:bCs/>
                <w:color w:val="000000" w:themeColor="text1"/>
              </w:rPr>
              <w:t>Date</w:t>
            </w:r>
          </w:p>
        </w:tc>
        <w:tc>
          <w:tcPr>
            <w:tcW w:w="3080" w:type="dxa"/>
          </w:tcPr>
          <w:p w14:paraId="3D71C0E9" w14:textId="77777777" w:rsidR="00530857" w:rsidRPr="00B230F5" w:rsidRDefault="00530857" w:rsidP="00B230F5">
            <w:pPr>
              <w:pStyle w:val="InfoBlue"/>
              <w:rPr>
                <w:b/>
                <w:bCs/>
                <w:i/>
                <w:color w:val="000000" w:themeColor="text1"/>
              </w:rPr>
            </w:pPr>
            <w:r w:rsidRPr="00B230F5">
              <w:rPr>
                <w:b/>
                <w:bCs/>
                <w:color w:val="000000" w:themeColor="text1"/>
              </w:rPr>
              <w:t>Version</w:t>
            </w:r>
          </w:p>
        </w:tc>
      </w:tr>
      <w:tr w:rsidR="00530857" w:rsidRPr="008B3D4D" w14:paraId="0E33D953" w14:textId="77777777" w:rsidTr="707956CB">
        <w:tc>
          <w:tcPr>
            <w:tcW w:w="3084" w:type="dxa"/>
          </w:tcPr>
          <w:p w14:paraId="09F7EDDD" w14:textId="1D6535A4" w:rsidR="00530857" w:rsidRPr="00B230F5" w:rsidRDefault="00530857" w:rsidP="00B230F5">
            <w:pPr>
              <w:pStyle w:val="InfoBlue"/>
              <w:rPr>
                <w:i/>
                <w:color w:val="000000" w:themeColor="text1"/>
              </w:rPr>
            </w:pPr>
            <w:r w:rsidRPr="00B230F5">
              <w:rPr>
                <w:color w:val="000000" w:themeColor="text1"/>
              </w:rPr>
              <w:t>Project Description Document</w:t>
            </w:r>
            <w:r w:rsidR="00592714" w:rsidRPr="00B230F5">
              <w:rPr>
                <w:i/>
                <w:color w:val="000000" w:themeColor="text1"/>
              </w:rPr>
              <w:t xml:space="preserve"> </w:t>
            </w:r>
            <w:commentRangeStart w:id="18"/>
            <w:r w:rsidR="00592714" w:rsidRPr="00B230F5">
              <w:rPr>
                <w:i/>
                <w:color w:val="000000" w:themeColor="text1"/>
              </w:rPr>
              <w:t>(PDD)</w:t>
            </w:r>
            <w:commentRangeEnd w:id="18"/>
            <w:r w:rsidR="00F5094D">
              <w:rPr>
                <w:rStyle w:val="CommentReference"/>
                <w:iCs w:val="0"/>
                <w:color w:val="auto"/>
              </w:rPr>
              <w:commentReference w:id="18"/>
            </w:r>
          </w:p>
        </w:tc>
        <w:tc>
          <w:tcPr>
            <w:tcW w:w="3192" w:type="dxa"/>
          </w:tcPr>
          <w:p w14:paraId="076CE66B" w14:textId="77777777" w:rsidR="00530857" w:rsidRPr="00B230F5" w:rsidRDefault="00530857" w:rsidP="00B230F5">
            <w:pPr>
              <w:pStyle w:val="InfoBlue"/>
              <w:rPr>
                <w:i/>
                <w:color w:val="000000" w:themeColor="text1"/>
              </w:rPr>
            </w:pPr>
            <w:commentRangeStart w:id="19"/>
            <w:r w:rsidRPr="00B230F5">
              <w:rPr>
                <w:color w:val="000000" w:themeColor="text1"/>
              </w:rPr>
              <w:t>08/15/2024</w:t>
            </w:r>
          </w:p>
        </w:tc>
        <w:tc>
          <w:tcPr>
            <w:tcW w:w="3080" w:type="dxa"/>
          </w:tcPr>
          <w:p w14:paraId="77D05402" w14:textId="77777777" w:rsidR="00530857" w:rsidRPr="00B230F5" w:rsidRDefault="00530857" w:rsidP="00B230F5">
            <w:pPr>
              <w:pStyle w:val="InfoBlue"/>
              <w:rPr>
                <w:i/>
                <w:color w:val="000000" w:themeColor="text1"/>
              </w:rPr>
            </w:pPr>
            <w:r w:rsidRPr="00B230F5">
              <w:rPr>
                <w:color w:val="000000" w:themeColor="text1"/>
              </w:rPr>
              <w:t>2.0</w:t>
            </w:r>
            <w:commentRangeEnd w:id="19"/>
            <w:r w:rsidR="00B122B1">
              <w:rPr>
                <w:rStyle w:val="CommentReference"/>
                <w:iCs w:val="0"/>
                <w:color w:val="auto"/>
              </w:rPr>
              <w:commentReference w:id="19"/>
            </w:r>
          </w:p>
        </w:tc>
      </w:tr>
      <w:tr w:rsidR="00530857" w:rsidRPr="008B3D4D" w14:paraId="6021EC46" w14:textId="77777777" w:rsidTr="707956CB">
        <w:tc>
          <w:tcPr>
            <w:tcW w:w="3084" w:type="dxa"/>
          </w:tcPr>
          <w:p w14:paraId="7624FDB8" w14:textId="77777777" w:rsidR="00530857" w:rsidRPr="00B230F5" w:rsidRDefault="00530857" w:rsidP="00B230F5">
            <w:pPr>
              <w:pStyle w:val="InfoBlue"/>
              <w:rPr>
                <w:i/>
                <w:color w:val="000000" w:themeColor="text1"/>
              </w:rPr>
            </w:pPr>
            <w:r w:rsidRPr="00B230F5">
              <w:rPr>
                <w:color w:val="000000" w:themeColor="text1"/>
              </w:rPr>
              <w:t>Project Vision Document (PVD)</w:t>
            </w:r>
          </w:p>
        </w:tc>
        <w:tc>
          <w:tcPr>
            <w:tcW w:w="3192" w:type="dxa"/>
          </w:tcPr>
          <w:p w14:paraId="0426815F" w14:textId="2E4AE3D0" w:rsidR="00530857" w:rsidRPr="00460EBB" w:rsidRDefault="44C661B9" w:rsidP="707956CB">
            <w:pPr>
              <w:pStyle w:val="InfoBlue"/>
              <w:rPr>
                <w:color w:val="auto"/>
              </w:rPr>
            </w:pPr>
            <w:r w:rsidRPr="707956CB">
              <w:rPr>
                <w:color w:val="auto"/>
              </w:rPr>
              <w:t>0</w:t>
            </w:r>
            <w:r w:rsidR="181BE030" w:rsidRPr="707956CB">
              <w:rPr>
                <w:color w:val="auto"/>
              </w:rPr>
              <w:t>2/</w:t>
            </w:r>
            <w:r w:rsidRPr="707956CB">
              <w:rPr>
                <w:color w:val="auto"/>
              </w:rPr>
              <w:t>13/202</w:t>
            </w:r>
            <w:r w:rsidR="6C12FA7A" w:rsidRPr="707956CB">
              <w:rPr>
                <w:color w:val="auto"/>
              </w:rPr>
              <w:t>6</w:t>
            </w:r>
          </w:p>
        </w:tc>
        <w:tc>
          <w:tcPr>
            <w:tcW w:w="3080" w:type="dxa"/>
          </w:tcPr>
          <w:p w14:paraId="543DC0FF" w14:textId="77777777" w:rsidR="00530857" w:rsidRPr="00460EBB" w:rsidRDefault="44C661B9" w:rsidP="707956CB">
            <w:pPr>
              <w:pStyle w:val="InfoBlue"/>
              <w:rPr>
                <w:i/>
                <w:color w:val="auto"/>
              </w:rPr>
            </w:pPr>
            <w:r w:rsidRPr="707956CB">
              <w:rPr>
                <w:color w:val="auto"/>
              </w:rPr>
              <w:t>1.0</w:t>
            </w:r>
          </w:p>
        </w:tc>
      </w:tr>
      <w:tr w:rsidR="00530857" w:rsidRPr="008B3D4D" w14:paraId="0E28B633" w14:textId="77777777" w:rsidTr="707956CB">
        <w:tc>
          <w:tcPr>
            <w:tcW w:w="3084" w:type="dxa"/>
          </w:tcPr>
          <w:p w14:paraId="10721A04" w14:textId="77777777" w:rsidR="00530857" w:rsidRPr="00B230F5" w:rsidRDefault="00530857" w:rsidP="00B230F5">
            <w:pPr>
              <w:pStyle w:val="InfoBlue"/>
              <w:rPr>
                <w:i/>
                <w:color w:val="000000" w:themeColor="text1"/>
              </w:rPr>
            </w:pPr>
            <w:r w:rsidRPr="00B230F5">
              <w:rPr>
                <w:color w:val="000000" w:themeColor="text1"/>
              </w:rPr>
              <w:t>Project Plan (PP)</w:t>
            </w:r>
          </w:p>
        </w:tc>
        <w:tc>
          <w:tcPr>
            <w:tcW w:w="3192" w:type="dxa"/>
          </w:tcPr>
          <w:p w14:paraId="045CC41A" w14:textId="07695B2F" w:rsidR="00530857" w:rsidRPr="00460EBB" w:rsidRDefault="44C661B9" w:rsidP="707956CB">
            <w:pPr>
              <w:pStyle w:val="InfoBlue"/>
              <w:rPr>
                <w:i/>
                <w:color w:val="auto"/>
              </w:rPr>
            </w:pPr>
            <w:r w:rsidRPr="707956CB">
              <w:rPr>
                <w:color w:val="auto"/>
              </w:rPr>
              <w:t>0</w:t>
            </w:r>
            <w:r w:rsidR="7A85A58F" w:rsidRPr="707956CB">
              <w:rPr>
                <w:color w:val="auto"/>
              </w:rPr>
              <w:t>2</w:t>
            </w:r>
            <w:r w:rsidRPr="707956CB">
              <w:rPr>
                <w:color w:val="auto"/>
              </w:rPr>
              <w:t>/2</w:t>
            </w:r>
            <w:r w:rsidR="753FD837" w:rsidRPr="707956CB">
              <w:rPr>
                <w:color w:val="auto"/>
              </w:rPr>
              <w:t>3</w:t>
            </w:r>
            <w:r w:rsidRPr="707956CB">
              <w:rPr>
                <w:color w:val="auto"/>
              </w:rPr>
              <w:t>/202</w:t>
            </w:r>
            <w:r w:rsidR="157D0674" w:rsidRPr="707956CB">
              <w:rPr>
                <w:color w:val="auto"/>
              </w:rPr>
              <w:t>6</w:t>
            </w:r>
          </w:p>
        </w:tc>
        <w:tc>
          <w:tcPr>
            <w:tcW w:w="3080" w:type="dxa"/>
          </w:tcPr>
          <w:p w14:paraId="75DBD935" w14:textId="77777777" w:rsidR="00530857" w:rsidRPr="00460EBB" w:rsidRDefault="44C661B9" w:rsidP="707956CB">
            <w:pPr>
              <w:pStyle w:val="InfoBlue"/>
              <w:rPr>
                <w:i/>
                <w:color w:val="auto"/>
              </w:rPr>
            </w:pPr>
            <w:r w:rsidRPr="707956CB">
              <w:rPr>
                <w:color w:val="auto"/>
              </w:rPr>
              <w:t>1.0</w:t>
            </w:r>
          </w:p>
        </w:tc>
      </w:tr>
      <w:tr w:rsidR="00037AFB" w:rsidRPr="008B3D4D" w14:paraId="52B509C4" w14:textId="77777777" w:rsidTr="707956CB">
        <w:tc>
          <w:tcPr>
            <w:tcW w:w="3084" w:type="dxa"/>
          </w:tcPr>
          <w:p w14:paraId="61200409" w14:textId="322B94D3" w:rsidR="00037AFB" w:rsidRPr="00B230F5" w:rsidRDefault="00546A86" w:rsidP="00B230F5">
            <w:pPr>
              <w:pStyle w:val="InfoBlue"/>
              <w:rPr>
                <w:color w:val="000000" w:themeColor="text1"/>
              </w:rPr>
            </w:pPr>
            <w:r w:rsidRPr="00B230F5">
              <w:rPr>
                <w:color w:val="000000" w:themeColor="text1"/>
              </w:rPr>
              <w:t>Software Requirements Specification (SRS)</w:t>
            </w:r>
          </w:p>
        </w:tc>
        <w:tc>
          <w:tcPr>
            <w:tcW w:w="3192" w:type="dxa"/>
          </w:tcPr>
          <w:p w14:paraId="2447ACA8" w14:textId="3BEC62B1" w:rsidR="00037AFB" w:rsidRPr="00460EBB" w:rsidRDefault="633BA33F" w:rsidP="707956CB">
            <w:pPr>
              <w:pStyle w:val="InfoBlue"/>
              <w:rPr>
                <w:color w:val="auto"/>
              </w:rPr>
            </w:pPr>
            <w:r w:rsidRPr="707956CB">
              <w:rPr>
                <w:color w:val="auto"/>
              </w:rPr>
              <w:t>0</w:t>
            </w:r>
            <w:r w:rsidR="5975FEB4" w:rsidRPr="707956CB">
              <w:rPr>
                <w:color w:val="auto"/>
              </w:rPr>
              <w:t>3</w:t>
            </w:r>
            <w:r w:rsidRPr="707956CB">
              <w:rPr>
                <w:color w:val="auto"/>
              </w:rPr>
              <w:t>/</w:t>
            </w:r>
            <w:r w:rsidR="3051C108" w:rsidRPr="707956CB">
              <w:rPr>
                <w:color w:val="auto"/>
              </w:rPr>
              <w:t>02</w:t>
            </w:r>
            <w:r w:rsidRPr="707956CB">
              <w:rPr>
                <w:color w:val="auto"/>
              </w:rPr>
              <w:t>/202</w:t>
            </w:r>
            <w:r w:rsidR="69B09656" w:rsidRPr="707956CB">
              <w:rPr>
                <w:color w:val="auto"/>
              </w:rPr>
              <w:t>6</w:t>
            </w:r>
          </w:p>
        </w:tc>
        <w:tc>
          <w:tcPr>
            <w:tcW w:w="3080" w:type="dxa"/>
          </w:tcPr>
          <w:p w14:paraId="6CB76545" w14:textId="57578896" w:rsidR="00037AFB" w:rsidRPr="00460EBB" w:rsidRDefault="633BA33F" w:rsidP="707956CB">
            <w:pPr>
              <w:pStyle w:val="InfoBlue"/>
              <w:rPr>
                <w:color w:val="auto"/>
              </w:rPr>
            </w:pPr>
            <w:r w:rsidRPr="707956CB">
              <w:rPr>
                <w:color w:val="auto"/>
              </w:rPr>
              <w:t>1.0</w:t>
            </w:r>
          </w:p>
        </w:tc>
      </w:tr>
      <w:tr w:rsidR="00592714" w:rsidRPr="008B3D4D" w14:paraId="02DA91B9" w14:textId="77777777" w:rsidTr="707956CB">
        <w:tc>
          <w:tcPr>
            <w:tcW w:w="3084" w:type="dxa"/>
          </w:tcPr>
          <w:p w14:paraId="1389CB0C" w14:textId="20742A2B" w:rsidR="00592714" w:rsidRPr="00B230F5" w:rsidRDefault="00592714" w:rsidP="00B230F5">
            <w:pPr>
              <w:pStyle w:val="InfoBlue"/>
              <w:rPr>
                <w:color w:val="000000" w:themeColor="text1"/>
              </w:rPr>
            </w:pPr>
            <w:r w:rsidRPr="00B230F5">
              <w:rPr>
                <w:color w:val="000000" w:themeColor="text1"/>
              </w:rPr>
              <w:t>Software Design Description (SDD)</w:t>
            </w:r>
          </w:p>
        </w:tc>
        <w:tc>
          <w:tcPr>
            <w:tcW w:w="3192" w:type="dxa"/>
          </w:tcPr>
          <w:p w14:paraId="283F4EB9" w14:textId="06A8E554" w:rsidR="00592714" w:rsidRPr="00460EBB" w:rsidRDefault="2ABCA7F9" w:rsidP="707956CB">
            <w:pPr>
              <w:pStyle w:val="InfoBlue"/>
              <w:rPr>
                <w:color w:val="auto"/>
              </w:rPr>
            </w:pPr>
            <w:r w:rsidRPr="707956CB">
              <w:rPr>
                <w:color w:val="auto"/>
              </w:rPr>
              <w:t>04</w:t>
            </w:r>
            <w:r w:rsidR="6D213CD3" w:rsidRPr="707956CB">
              <w:rPr>
                <w:color w:val="auto"/>
              </w:rPr>
              <w:t>/</w:t>
            </w:r>
            <w:r w:rsidR="25E38B45" w:rsidRPr="707956CB">
              <w:rPr>
                <w:color w:val="auto"/>
              </w:rPr>
              <w:t>03</w:t>
            </w:r>
            <w:r w:rsidR="6D213CD3" w:rsidRPr="707956CB">
              <w:rPr>
                <w:color w:val="auto"/>
              </w:rPr>
              <w:t>/202</w:t>
            </w:r>
            <w:r w:rsidR="7B6AF560" w:rsidRPr="707956CB">
              <w:rPr>
                <w:color w:val="auto"/>
              </w:rPr>
              <w:t>6</w:t>
            </w:r>
          </w:p>
        </w:tc>
        <w:tc>
          <w:tcPr>
            <w:tcW w:w="3080" w:type="dxa"/>
          </w:tcPr>
          <w:p w14:paraId="1FBBCE00" w14:textId="246DDF3F" w:rsidR="00592714" w:rsidRPr="00460EBB" w:rsidRDefault="6D213CD3" w:rsidP="707956CB">
            <w:pPr>
              <w:pStyle w:val="InfoBlue"/>
              <w:rPr>
                <w:color w:val="auto"/>
              </w:rPr>
            </w:pPr>
            <w:r w:rsidRPr="707956CB">
              <w:rPr>
                <w:color w:val="auto"/>
              </w:rPr>
              <w:t>1.0</w:t>
            </w:r>
          </w:p>
        </w:tc>
      </w:tr>
      <w:tr w:rsidR="00530857" w:rsidRPr="008B3D4D" w14:paraId="00D978A1" w14:textId="77777777" w:rsidTr="707956CB">
        <w:tc>
          <w:tcPr>
            <w:tcW w:w="3084" w:type="dxa"/>
          </w:tcPr>
          <w:p w14:paraId="4AE28464" w14:textId="3E6BBE52" w:rsidR="00530857" w:rsidRPr="00B230F5" w:rsidRDefault="00546A86" w:rsidP="00B230F5">
            <w:pPr>
              <w:pStyle w:val="InfoBlue"/>
              <w:rPr>
                <w:color w:val="000000" w:themeColor="text1"/>
              </w:rPr>
            </w:pPr>
            <w:r w:rsidRPr="00B230F5">
              <w:rPr>
                <w:color w:val="000000" w:themeColor="text1"/>
              </w:rPr>
              <w:t>MIL-STD-498</w:t>
            </w:r>
          </w:p>
        </w:tc>
        <w:tc>
          <w:tcPr>
            <w:tcW w:w="3192" w:type="dxa"/>
          </w:tcPr>
          <w:p w14:paraId="6EFDBD34" w14:textId="5BF6608A" w:rsidR="00530857" w:rsidRPr="00B230F5" w:rsidRDefault="00546A86" w:rsidP="00B230F5">
            <w:pPr>
              <w:pStyle w:val="InfoBlue"/>
              <w:rPr>
                <w:color w:val="000000" w:themeColor="text1"/>
              </w:rPr>
            </w:pPr>
            <w:r w:rsidRPr="00B230F5">
              <w:rPr>
                <w:color w:val="000000" w:themeColor="text1"/>
              </w:rPr>
              <w:t>12/5/1994</w:t>
            </w:r>
          </w:p>
        </w:tc>
        <w:tc>
          <w:tcPr>
            <w:tcW w:w="3080" w:type="dxa"/>
          </w:tcPr>
          <w:p w14:paraId="17505BAB" w14:textId="111FE8C2" w:rsidR="00530857" w:rsidRPr="00B230F5" w:rsidRDefault="00546A86" w:rsidP="00B230F5">
            <w:pPr>
              <w:pStyle w:val="InfoBlue"/>
              <w:rPr>
                <w:color w:val="000000" w:themeColor="text1"/>
              </w:rPr>
            </w:pPr>
            <w:r w:rsidRPr="00B230F5">
              <w:rPr>
                <w:color w:val="000000" w:themeColor="text1"/>
              </w:rPr>
              <w:t>N/A</w:t>
            </w:r>
          </w:p>
        </w:tc>
      </w:tr>
      <w:tr w:rsidR="00546A86" w:rsidRPr="008B3D4D" w14:paraId="7B8F8AC1" w14:textId="77777777" w:rsidTr="707956CB">
        <w:tc>
          <w:tcPr>
            <w:tcW w:w="3084" w:type="dxa"/>
          </w:tcPr>
          <w:p w14:paraId="2B6A23EB" w14:textId="247B81CE" w:rsidR="00546A86" w:rsidRPr="00B230F5" w:rsidRDefault="00546A86" w:rsidP="00B230F5">
            <w:pPr>
              <w:pStyle w:val="InfoBlue"/>
              <w:rPr>
                <w:color w:val="000000" w:themeColor="text1"/>
              </w:rPr>
            </w:pPr>
            <w:r w:rsidRPr="00B230F5">
              <w:rPr>
                <w:color w:val="000000" w:themeColor="text1"/>
              </w:rPr>
              <w:t>IEEE/ISO/IEC 29148-2018 - ISO/IEC/IEEE International Standard - Systems and software engineering -- Life cycle processes -- Requirements engineering</w:t>
            </w:r>
          </w:p>
        </w:tc>
        <w:tc>
          <w:tcPr>
            <w:tcW w:w="3192" w:type="dxa"/>
          </w:tcPr>
          <w:p w14:paraId="21F0A90B" w14:textId="312F8724" w:rsidR="00546A86" w:rsidRPr="00B230F5" w:rsidRDefault="00546A86" w:rsidP="00B230F5">
            <w:pPr>
              <w:pStyle w:val="InfoBlue"/>
              <w:rPr>
                <w:color w:val="000000" w:themeColor="text1"/>
              </w:rPr>
            </w:pPr>
            <w:r w:rsidRPr="00B230F5">
              <w:rPr>
                <w:color w:val="000000" w:themeColor="text1"/>
              </w:rPr>
              <w:t>10/23/2018</w:t>
            </w:r>
          </w:p>
        </w:tc>
        <w:tc>
          <w:tcPr>
            <w:tcW w:w="3080" w:type="dxa"/>
          </w:tcPr>
          <w:p w14:paraId="2891C717" w14:textId="0760389D" w:rsidR="00546A86" w:rsidRPr="00B230F5" w:rsidRDefault="00546A86" w:rsidP="00B230F5">
            <w:pPr>
              <w:pStyle w:val="InfoBlue"/>
              <w:rPr>
                <w:color w:val="000000" w:themeColor="text1"/>
              </w:rPr>
            </w:pPr>
            <w:r w:rsidRPr="00B230F5">
              <w:rPr>
                <w:color w:val="000000" w:themeColor="text1"/>
              </w:rPr>
              <w:t>2018</w:t>
            </w:r>
          </w:p>
        </w:tc>
      </w:tr>
      <w:tr w:rsidR="00546A86" w:rsidRPr="008B3D4D" w14:paraId="5E89EF3D" w14:textId="77777777" w:rsidTr="707956CB">
        <w:tc>
          <w:tcPr>
            <w:tcW w:w="3084" w:type="dxa"/>
          </w:tcPr>
          <w:p w14:paraId="31F5733C" w14:textId="77777777" w:rsidR="00546A86" w:rsidRPr="00B230F5" w:rsidRDefault="00546A86" w:rsidP="00B230F5">
            <w:pPr>
              <w:pStyle w:val="InfoBlue"/>
              <w:rPr>
                <w:color w:val="000000" w:themeColor="text1"/>
              </w:rPr>
            </w:pPr>
            <w:r w:rsidRPr="00B230F5">
              <w:rPr>
                <w:color w:val="000000" w:themeColor="text1"/>
              </w:rPr>
              <w:t>Web Content Accessibility Guidelines (WCAG)</w:t>
            </w:r>
          </w:p>
        </w:tc>
        <w:tc>
          <w:tcPr>
            <w:tcW w:w="3192" w:type="dxa"/>
          </w:tcPr>
          <w:p w14:paraId="305287DC" w14:textId="77777777" w:rsidR="00546A86" w:rsidRPr="00B230F5" w:rsidRDefault="00546A86" w:rsidP="00B230F5">
            <w:pPr>
              <w:pStyle w:val="InfoBlue"/>
              <w:rPr>
                <w:color w:val="000000" w:themeColor="text1"/>
              </w:rPr>
            </w:pPr>
            <w:r w:rsidRPr="00B230F5">
              <w:rPr>
                <w:color w:val="000000" w:themeColor="text1"/>
              </w:rPr>
              <w:t>11/11/2008</w:t>
            </w:r>
          </w:p>
        </w:tc>
        <w:tc>
          <w:tcPr>
            <w:tcW w:w="3080" w:type="dxa"/>
          </w:tcPr>
          <w:p w14:paraId="6932D7B3" w14:textId="77777777" w:rsidR="00546A86" w:rsidRPr="00B230F5" w:rsidRDefault="00546A86" w:rsidP="00B230F5">
            <w:pPr>
              <w:pStyle w:val="InfoBlue"/>
              <w:rPr>
                <w:color w:val="000000" w:themeColor="text1"/>
              </w:rPr>
            </w:pPr>
            <w:r w:rsidRPr="00B230F5">
              <w:rPr>
                <w:color w:val="000000" w:themeColor="text1"/>
              </w:rPr>
              <w:t>2.0</w:t>
            </w:r>
          </w:p>
        </w:tc>
      </w:tr>
    </w:tbl>
    <w:p w14:paraId="36263246" w14:textId="536C442C" w:rsidR="00B971D3" w:rsidRDefault="00B971D3" w:rsidP="00B971D3">
      <w:pPr>
        <w:pStyle w:val="Heading2"/>
      </w:pPr>
      <w:bookmarkStart w:id="20" w:name="_Toc226756396"/>
      <w:commentRangeStart w:id="21"/>
      <w:r>
        <w:t>Definitions, Acronyms, and Abbreviations</w:t>
      </w:r>
      <w:bookmarkEnd w:id="20"/>
      <w:commentRangeEnd w:id="21"/>
      <w:r w:rsidR="00B122B1">
        <w:rPr>
          <w:rStyle w:val="CommentReference"/>
          <w:rFonts w:ascii="Times New Roman" w:hAnsi="Times New Roman"/>
          <w:b w:val="0"/>
        </w:rPr>
        <w:commentReference w:id="21"/>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96"/>
        <w:gridCol w:w="2340"/>
        <w:gridCol w:w="4820"/>
      </w:tblGrid>
      <w:tr w:rsidR="00530857" w14:paraId="63F85E3A" w14:textId="77777777" w:rsidTr="707956CB">
        <w:tc>
          <w:tcPr>
            <w:tcW w:w="2196" w:type="dxa"/>
          </w:tcPr>
          <w:bookmarkEnd w:id="8"/>
          <w:bookmarkEnd w:id="9"/>
          <w:p w14:paraId="048E7A99" w14:textId="77777777" w:rsidR="00530857" w:rsidRDefault="00530857" w:rsidP="00895288">
            <w:pPr>
              <w:pStyle w:val="Tabletext"/>
              <w:jc w:val="center"/>
              <w:rPr>
                <w:b/>
              </w:rPr>
            </w:pPr>
            <w:r>
              <w:rPr>
                <w:b/>
              </w:rPr>
              <w:t>Term</w:t>
            </w:r>
          </w:p>
        </w:tc>
        <w:tc>
          <w:tcPr>
            <w:tcW w:w="2340" w:type="dxa"/>
          </w:tcPr>
          <w:p w14:paraId="6901EF3C" w14:textId="77777777" w:rsidR="00530857" w:rsidRDefault="00530857" w:rsidP="00895288">
            <w:pPr>
              <w:pStyle w:val="Tabletext"/>
              <w:jc w:val="center"/>
              <w:rPr>
                <w:b/>
              </w:rPr>
            </w:pPr>
            <w:r>
              <w:rPr>
                <w:b/>
              </w:rPr>
              <w:t>Abbreviation / Acronym</w:t>
            </w:r>
          </w:p>
        </w:tc>
        <w:tc>
          <w:tcPr>
            <w:tcW w:w="4820" w:type="dxa"/>
          </w:tcPr>
          <w:p w14:paraId="0A43BEB8" w14:textId="77777777" w:rsidR="00530857" w:rsidRDefault="00530857" w:rsidP="00895288">
            <w:pPr>
              <w:pStyle w:val="Tabletext"/>
              <w:jc w:val="center"/>
              <w:rPr>
                <w:b/>
              </w:rPr>
            </w:pPr>
            <w:r>
              <w:rPr>
                <w:b/>
              </w:rPr>
              <w:t>Definition</w:t>
            </w:r>
          </w:p>
        </w:tc>
      </w:tr>
      <w:tr w:rsidR="000342A5" w14:paraId="38EF129F" w14:textId="77777777" w:rsidTr="707956CB">
        <w:tc>
          <w:tcPr>
            <w:tcW w:w="2196" w:type="dxa"/>
          </w:tcPr>
          <w:p w14:paraId="27D59299" w14:textId="11FC9C5E" w:rsidR="000342A5" w:rsidRPr="00592714" w:rsidRDefault="000342A5" w:rsidP="000342A5">
            <w:pPr>
              <w:pStyle w:val="Tabletext"/>
              <w:rPr>
                <w:iCs/>
              </w:rPr>
            </w:pPr>
            <w:r w:rsidRPr="00592714">
              <w:rPr>
                <w:iCs/>
              </w:rPr>
              <w:t>Project Description Document</w:t>
            </w:r>
          </w:p>
        </w:tc>
        <w:tc>
          <w:tcPr>
            <w:tcW w:w="2340" w:type="dxa"/>
          </w:tcPr>
          <w:p w14:paraId="4765CA9A" w14:textId="23078FDA" w:rsidR="000342A5" w:rsidRDefault="000342A5" w:rsidP="000342A5">
            <w:pPr>
              <w:pStyle w:val="Tabletext"/>
            </w:pPr>
            <w:r>
              <w:t>PDD</w:t>
            </w:r>
          </w:p>
        </w:tc>
        <w:tc>
          <w:tcPr>
            <w:tcW w:w="4820" w:type="dxa"/>
          </w:tcPr>
          <w:p w14:paraId="271A59AD" w14:textId="74265F88" w:rsidR="000342A5" w:rsidRDefault="000342A5" w:rsidP="000342A5">
            <w:pPr>
              <w:pStyle w:val="Tabletext"/>
              <w:jc w:val="both"/>
            </w:pPr>
            <w:r>
              <w:t>The project description document is the project document detailing the project to be completed.</w:t>
            </w:r>
          </w:p>
        </w:tc>
      </w:tr>
      <w:tr w:rsidR="000342A5" w14:paraId="02D47DAE" w14:textId="77777777" w:rsidTr="707956CB">
        <w:tc>
          <w:tcPr>
            <w:tcW w:w="2196" w:type="dxa"/>
          </w:tcPr>
          <w:p w14:paraId="0B7B4B90" w14:textId="2FE17B53" w:rsidR="000342A5" w:rsidRPr="00592714" w:rsidRDefault="000342A5" w:rsidP="000342A5">
            <w:pPr>
              <w:pStyle w:val="Tabletext"/>
              <w:rPr>
                <w:iCs/>
              </w:rPr>
            </w:pPr>
            <w:r w:rsidRPr="00592714">
              <w:rPr>
                <w:iCs/>
              </w:rPr>
              <w:t>Project Vision Document</w:t>
            </w:r>
          </w:p>
        </w:tc>
        <w:tc>
          <w:tcPr>
            <w:tcW w:w="2340" w:type="dxa"/>
          </w:tcPr>
          <w:p w14:paraId="140E812C" w14:textId="7BBBAEEE" w:rsidR="000342A5" w:rsidRDefault="000342A5" w:rsidP="000342A5">
            <w:pPr>
              <w:pStyle w:val="Tabletext"/>
            </w:pPr>
            <w:r>
              <w:t>PVD</w:t>
            </w:r>
          </w:p>
        </w:tc>
        <w:tc>
          <w:tcPr>
            <w:tcW w:w="4820" w:type="dxa"/>
          </w:tcPr>
          <w:p w14:paraId="0B7E2EC2" w14:textId="06B3D40F" w:rsidR="000342A5" w:rsidRDefault="000342A5" w:rsidP="000342A5">
            <w:pPr>
              <w:pStyle w:val="Tabletext"/>
              <w:jc w:val="both"/>
            </w:pPr>
            <w:r>
              <w:t>The project vision document is the project document describing the project vision to be accomplished.</w:t>
            </w:r>
          </w:p>
        </w:tc>
      </w:tr>
      <w:tr w:rsidR="000342A5" w14:paraId="62127EAF" w14:textId="77777777" w:rsidTr="707956CB">
        <w:tc>
          <w:tcPr>
            <w:tcW w:w="2196" w:type="dxa"/>
          </w:tcPr>
          <w:p w14:paraId="2CE62E57" w14:textId="7F86BF0D" w:rsidR="000342A5" w:rsidRPr="00592714" w:rsidRDefault="000342A5" w:rsidP="000342A5">
            <w:pPr>
              <w:pStyle w:val="Tabletext"/>
              <w:rPr>
                <w:iCs/>
              </w:rPr>
            </w:pPr>
            <w:r w:rsidRPr="00592714">
              <w:rPr>
                <w:iCs/>
              </w:rPr>
              <w:lastRenderedPageBreak/>
              <w:t>Project Plan</w:t>
            </w:r>
          </w:p>
        </w:tc>
        <w:tc>
          <w:tcPr>
            <w:tcW w:w="2340" w:type="dxa"/>
          </w:tcPr>
          <w:p w14:paraId="158C86F1" w14:textId="3C18748F" w:rsidR="000342A5" w:rsidRDefault="000342A5" w:rsidP="000342A5">
            <w:pPr>
              <w:pStyle w:val="Tabletext"/>
            </w:pPr>
            <w:r>
              <w:t>PP</w:t>
            </w:r>
          </w:p>
        </w:tc>
        <w:tc>
          <w:tcPr>
            <w:tcW w:w="4820" w:type="dxa"/>
          </w:tcPr>
          <w:p w14:paraId="4B219308" w14:textId="4EA50E91" w:rsidR="000342A5" w:rsidRDefault="000342A5" w:rsidP="000342A5">
            <w:pPr>
              <w:pStyle w:val="Tabletext"/>
              <w:jc w:val="both"/>
            </w:pPr>
            <w:r>
              <w:t>The project plan is the project document detailing the plan to be followed throughout the project.</w:t>
            </w:r>
          </w:p>
        </w:tc>
      </w:tr>
      <w:tr w:rsidR="000342A5" w14:paraId="25145A74" w14:textId="77777777" w:rsidTr="707956CB">
        <w:tc>
          <w:tcPr>
            <w:tcW w:w="2196" w:type="dxa"/>
          </w:tcPr>
          <w:p w14:paraId="7A92E52C" w14:textId="37F08115" w:rsidR="000342A5" w:rsidRPr="00592714" w:rsidRDefault="000342A5" w:rsidP="000342A5">
            <w:pPr>
              <w:pStyle w:val="Tabletext"/>
              <w:rPr>
                <w:iCs/>
              </w:rPr>
            </w:pPr>
            <w:r w:rsidRPr="00592714">
              <w:rPr>
                <w:iCs/>
              </w:rPr>
              <w:t>Software Requirements Specification</w:t>
            </w:r>
          </w:p>
        </w:tc>
        <w:tc>
          <w:tcPr>
            <w:tcW w:w="2340" w:type="dxa"/>
          </w:tcPr>
          <w:p w14:paraId="706ED4DF" w14:textId="59D38BDC" w:rsidR="000342A5" w:rsidRDefault="000342A5" w:rsidP="000342A5">
            <w:pPr>
              <w:pStyle w:val="Tabletext"/>
            </w:pPr>
            <w:r>
              <w:t>SRS</w:t>
            </w:r>
          </w:p>
        </w:tc>
        <w:tc>
          <w:tcPr>
            <w:tcW w:w="4820" w:type="dxa"/>
          </w:tcPr>
          <w:p w14:paraId="66E97402" w14:textId="389810C1" w:rsidR="000342A5" w:rsidRDefault="000342A5" w:rsidP="000342A5">
            <w:pPr>
              <w:pStyle w:val="Tabletext"/>
              <w:jc w:val="both"/>
            </w:pPr>
            <w:r>
              <w:t>The software requirements specification is the project document specifying the project requirements and the use cases to be satisfied for the successful completion of the project.</w:t>
            </w:r>
          </w:p>
        </w:tc>
      </w:tr>
      <w:tr w:rsidR="000342A5" w14:paraId="7E6BF096" w14:textId="77777777" w:rsidTr="707956CB">
        <w:tc>
          <w:tcPr>
            <w:tcW w:w="2196" w:type="dxa"/>
          </w:tcPr>
          <w:p w14:paraId="6946D8B4" w14:textId="03B7976D" w:rsidR="000342A5" w:rsidRPr="00592714" w:rsidRDefault="000342A5" w:rsidP="000342A5">
            <w:pPr>
              <w:pStyle w:val="Tabletext"/>
              <w:rPr>
                <w:iCs/>
              </w:rPr>
            </w:pPr>
            <w:r w:rsidRPr="00592714">
              <w:rPr>
                <w:iCs/>
              </w:rPr>
              <w:t xml:space="preserve">Software Design Description </w:t>
            </w:r>
          </w:p>
        </w:tc>
        <w:tc>
          <w:tcPr>
            <w:tcW w:w="2340" w:type="dxa"/>
          </w:tcPr>
          <w:p w14:paraId="5DF469CD" w14:textId="473C88E3" w:rsidR="000342A5" w:rsidRDefault="000342A5" w:rsidP="000342A5">
            <w:pPr>
              <w:pStyle w:val="Tabletext"/>
            </w:pPr>
            <w:r>
              <w:t>SDD</w:t>
            </w:r>
          </w:p>
        </w:tc>
        <w:tc>
          <w:tcPr>
            <w:tcW w:w="4820" w:type="dxa"/>
          </w:tcPr>
          <w:p w14:paraId="048BB358" w14:textId="35DE08F2" w:rsidR="000342A5" w:rsidRDefault="000342A5" w:rsidP="000342A5">
            <w:pPr>
              <w:pStyle w:val="Tabletext"/>
              <w:jc w:val="both"/>
            </w:pPr>
            <w:r>
              <w:t>The software design description is the project document specifying the project requirements and the use cases to be satisfied for the successful completion of the project.</w:t>
            </w:r>
          </w:p>
        </w:tc>
      </w:tr>
      <w:tr w:rsidR="000342A5" w14:paraId="79897E70" w14:textId="77777777" w:rsidTr="707956CB">
        <w:tc>
          <w:tcPr>
            <w:tcW w:w="2196" w:type="dxa"/>
          </w:tcPr>
          <w:p w14:paraId="264BC697" w14:textId="4137E34F" w:rsidR="000342A5" w:rsidRPr="00592714" w:rsidRDefault="000342A5" w:rsidP="000342A5">
            <w:pPr>
              <w:pStyle w:val="Tabletext"/>
              <w:rPr>
                <w:iCs/>
              </w:rPr>
            </w:pPr>
            <w:r w:rsidRPr="00592714">
              <w:rPr>
                <w:iCs/>
              </w:rPr>
              <w:t xml:space="preserve">Software </w:t>
            </w:r>
            <w:r>
              <w:rPr>
                <w:iCs/>
              </w:rPr>
              <w:t>Test</w:t>
            </w:r>
            <w:r w:rsidRPr="00592714">
              <w:rPr>
                <w:iCs/>
              </w:rPr>
              <w:t xml:space="preserve"> Description</w:t>
            </w:r>
          </w:p>
        </w:tc>
        <w:tc>
          <w:tcPr>
            <w:tcW w:w="2340" w:type="dxa"/>
          </w:tcPr>
          <w:p w14:paraId="440E609A" w14:textId="71D50146" w:rsidR="000342A5" w:rsidRDefault="000342A5" w:rsidP="000342A5">
            <w:pPr>
              <w:pStyle w:val="Tabletext"/>
            </w:pPr>
            <w:r>
              <w:t>STD</w:t>
            </w:r>
          </w:p>
        </w:tc>
        <w:tc>
          <w:tcPr>
            <w:tcW w:w="4820" w:type="dxa"/>
          </w:tcPr>
          <w:p w14:paraId="769CD44D" w14:textId="1C10EAE6" w:rsidR="000342A5" w:rsidRDefault="000342A5" w:rsidP="000342A5">
            <w:pPr>
              <w:pStyle w:val="Tabletext"/>
              <w:jc w:val="both"/>
            </w:pPr>
            <w:r>
              <w:t xml:space="preserve">The software test description is the project document specifying the test-related planning, activities, and test cases to successfully verify the software under development. </w:t>
            </w:r>
          </w:p>
        </w:tc>
      </w:tr>
    </w:tbl>
    <w:p w14:paraId="341D434E" w14:textId="2C2A2175" w:rsidR="00717C4A" w:rsidRDefault="5257ED92">
      <w:pPr>
        <w:pStyle w:val="Heading1"/>
      </w:pPr>
      <w:bookmarkStart w:id="22" w:name="_Toc226756397"/>
      <w:r>
        <w:t>Pro</w:t>
      </w:r>
      <w:r w:rsidR="7E1B0255">
        <w:t>duct Scope</w:t>
      </w:r>
      <w:bookmarkEnd w:id="22"/>
    </w:p>
    <w:p w14:paraId="79EA19E9" w14:textId="5A50EDBF" w:rsidR="28C00AF3" w:rsidRDefault="28C00AF3" w:rsidP="707956CB">
      <w:pPr>
        <w:pStyle w:val="BodyText"/>
        <w:ind w:left="52"/>
        <w:jc w:val="both"/>
      </w:pPr>
      <w:r w:rsidRPr="707956CB">
        <w:t xml:space="preserve">The product scope of Omnium is to provide a paper-trading environment for users interested in </w:t>
      </w:r>
      <w:r w:rsidR="6B2491ED" w:rsidRPr="707956CB">
        <w:t xml:space="preserve">stock </w:t>
      </w:r>
      <w:r w:rsidRPr="707956CB">
        <w:t>trading. The platform shall provide users with functionalities to</w:t>
      </w:r>
      <w:r w:rsidR="63540566" w:rsidRPr="707956CB">
        <w:t xml:space="preserve"> perform trades via virtual currency</w:t>
      </w:r>
      <w:r w:rsidR="56EE3546" w:rsidRPr="707956CB">
        <w:t xml:space="preserve"> with near real-time stock data</w:t>
      </w:r>
      <w:r w:rsidR="63540566" w:rsidRPr="707956CB">
        <w:t xml:space="preserve">; </w:t>
      </w:r>
      <w:r w:rsidR="4D259B6A" w:rsidRPr="707956CB">
        <w:t>thus,</w:t>
      </w:r>
      <w:r w:rsidR="63540566" w:rsidRPr="707956CB">
        <w:t xml:space="preserve"> the users can operate and build proficiency with </w:t>
      </w:r>
      <w:r w:rsidR="5F49E79C" w:rsidRPr="707956CB">
        <w:t>trading</w:t>
      </w:r>
      <w:r w:rsidR="63540566" w:rsidRPr="707956CB">
        <w:t xml:space="preserve"> in a risk-free environment. </w:t>
      </w:r>
      <w:r w:rsidR="1B675D04" w:rsidRPr="707956CB">
        <w:t>Key features of the platform include</w:t>
      </w:r>
      <w:r w:rsidR="72B86888" w:rsidRPr="707956CB">
        <w:t xml:space="preserve"> the configuration of </w:t>
      </w:r>
      <w:r w:rsidR="1B675D04" w:rsidRPr="707956CB">
        <w:t xml:space="preserve">trading algorithms, analysis of </w:t>
      </w:r>
      <w:r w:rsidR="071614AD" w:rsidRPr="707956CB">
        <w:t>company stock data, buying and selling of assets, and portfolio tracking.</w:t>
      </w:r>
      <w:r w:rsidR="347C0F89" w:rsidRPr="707956CB">
        <w:t xml:space="preserve"> </w:t>
      </w:r>
    </w:p>
    <w:p w14:paraId="39BF1E99" w14:textId="534DF53A" w:rsidR="00717C4A" w:rsidRDefault="00CC1EAC">
      <w:pPr>
        <w:pStyle w:val="Heading1"/>
      </w:pPr>
      <w:bookmarkStart w:id="23" w:name="_Toc226756398"/>
      <w:bookmarkStart w:id="24" w:name="_Toc436203381"/>
      <w:r>
        <w:t>Test Planning</w:t>
      </w:r>
      <w:bookmarkEnd w:id="23"/>
    </w:p>
    <w:p w14:paraId="3D6F766B" w14:textId="017B469C" w:rsidR="00717C4A" w:rsidRDefault="00903A82">
      <w:pPr>
        <w:pStyle w:val="Heading2"/>
      </w:pPr>
      <w:bookmarkStart w:id="25" w:name="_Toc226756399"/>
      <w:r>
        <w:t>Responsibilities</w:t>
      </w:r>
      <w:bookmarkEnd w:id="25"/>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76"/>
        <w:gridCol w:w="2410"/>
        <w:gridCol w:w="4678"/>
      </w:tblGrid>
      <w:tr w:rsidR="00CC1EAC" w14:paraId="48B3AA25" w14:textId="77777777" w:rsidTr="63362A67">
        <w:tc>
          <w:tcPr>
            <w:tcW w:w="2376" w:type="dxa"/>
          </w:tcPr>
          <w:p w14:paraId="0525DAC9" w14:textId="56A609D8" w:rsidR="00CC1EAC" w:rsidRDefault="00CC1EAC" w:rsidP="0031171F">
            <w:pPr>
              <w:pStyle w:val="Tabletext"/>
              <w:jc w:val="center"/>
              <w:rPr>
                <w:b/>
              </w:rPr>
            </w:pPr>
            <w:r>
              <w:rPr>
                <w:b/>
              </w:rPr>
              <w:t>Role</w:t>
            </w:r>
          </w:p>
        </w:tc>
        <w:tc>
          <w:tcPr>
            <w:tcW w:w="2410" w:type="dxa"/>
          </w:tcPr>
          <w:p w14:paraId="10B3A005" w14:textId="1A3A43D8" w:rsidR="00CC1EAC" w:rsidRDefault="00CC1EAC" w:rsidP="0031171F">
            <w:pPr>
              <w:pStyle w:val="Tabletext"/>
              <w:jc w:val="center"/>
              <w:rPr>
                <w:b/>
              </w:rPr>
            </w:pPr>
            <w:r>
              <w:rPr>
                <w:b/>
              </w:rPr>
              <w:t>Name</w:t>
            </w:r>
          </w:p>
        </w:tc>
        <w:tc>
          <w:tcPr>
            <w:tcW w:w="4678" w:type="dxa"/>
          </w:tcPr>
          <w:p w14:paraId="1847174E" w14:textId="12598E45" w:rsidR="00CC1EAC" w:rsidRDefault="00CC1EAC" w:rsidP="0031171F">
            <w:pPr>
              <w:pStyle w:val="Tabletext"/>
              <w:jc w:val="center"/>
              <w:rPr>
                <w:b/>
              </w:rPr>
            </w:pPr>
            <w:r>
              <w:rPr>
                <w:b/>
              </w:rPr>
              <w:t>Responsibilities</w:t>
            </w:r>
          </w:p>
        </w:tc>
      </w:tr>
      <w:tr w:rsidR="00CC1EAC" w14:paraId="71054885" w14:textId="77777777" w:rsidTr="63362A67">
        <w:tc>
          <w:tcPr>
            <w:tcW w:w="2376" w:type="dxa"/>
          </w:tcPr>
          <w:p w14:paraId="2F932CFA" w14:textId="78ACF4A2" w:rsidR="00CC1EAC" w:rsidRDefault="00CC1EAC" w:rsidP="0031171F">
            <w:pPr>
              <w:pStyle w:val="Tabletext"/>
            </w:pPr>
            <w:r>
              <w:t>Test Engineer</w:t>
            </w:r>
          </w:p>
        </w:tc>
        <w:tc>
          <w:tcPr>
            <w:tcW w:w="2410" w:type="dxa"/>
          </w:tcPr>
          <w:p w14:paraId="28854D12" w14:textId="50784708" w:rsidR="00CC1EAC" w:rsidRDefault="70FB72C6" w:rsidP="0031171F">
            <w:pPr>
              <w:pStyle w:val="Tabletext"/>
            </w:pPr>
            <w:r>
              <w:t>Eli Ventura</w:t>
            </w:r>
          </w:p>
          <w:p w14:paraId="0B2C53C8" w14:textId="0F85D41B" w:rsidR="00CC1EAC" w:rsidRDefault="619B77E8" w:rsidP="0031171F">
            <w:pPr>
              <w:pStyle w:val="Tabletext"/>
            </w:pPr>
            <w:r>
              <w:t>Andrew Tamez</w:t>
            </w:r>
          </w:p>
        </w:tc>
        <w:tc>
          <w:tcPr>
            <w:tcW w:w="4678" w:type="dxa"/>
          </w:tcPr>
          <w:p w14:paraId="3C313D00" w14:textId="4E248CD2" w:rsidR="00CC1EAC" w:rsidRDefault="00653627" w:rsidP="00653627">
            <w:pPr>
              <w:pStyle w:val="Tabletext"/>
              <w:jc w:val="both"/>
            </w:pPr>
            <w:r>
              <w:t>The test engineer is responsible for p</w:t>
            </w:r>
            <w:r w:rsidR="00CC1EAC">
              <w:t>repar</w:t>
            </w:r>
            <w:r>
              <w:t>ing</w:t>
            </w:r>
            <w:r w:rsidR="00CC1EAC">
              <w:t xml:space="preserve"> the test cases under the direction of </w:t>
            </w:r>
            <w:r w:rsidR="00903A82">
              <w:t xml:space="preserve">the </w:t>
            </w:r>
            <w:r w:rsidR="00CC1EAC">
              <w:t>test manager.</w:t>
            </w:r>
          </w:p>
        </w:tc>
      </w:tr>
      <w:tr w:rsidR="00CC1EAC" w14:paraId="35EAD54D" w14:textId="77777777" w:rsidTr="63362A67">
        <w:tc>
          <w:tcPr>
            <w:tcW w:w="2376" w:type="dxa"/>
          </w:tcPr>
          <w:p w14:paraId="02DA65EE" w14:textId="01897518" w:rsidR="00CC1EAC" w:rsidRDefault="00CC1EAC" w:rsidP="0031171F">
            <w:pPr>
              <w:pStyle w:val="Tabletext"/>
            </w:pPr>
            <w:r>
              <w:t>Developer</w:t>
            </w:r>
          </w:p>
        </w:tc>
        <w:tc>
          <w:tcPr>
            <w:tcW w:w="2410" w:type="dxa"/>
          </w:tcPr>
          <w:p w14:paraId="0F850E44" w14:textId="4CE8F7CD" w:rsidR="00CC1EAC" w:rsidRDefault="7358685B" w:rsidP="0031171F">
            <w:pPr>
              <w:pStyle w:val="Tabletext"/>
            </w:pPr>
            <w:r>
              <w:t>Hector Marrero-</w:t>
            </w:r>
            <w:proofErr w:type="spellStart"/>
            <w:r>
              <w:t>Colominas</w:t>
            </w:r>
            <w:proofErr w:type="spellEnd"/>
          </w:p>
        </w:tc>
        <w:tc>
          <w:tcPr>
            <w:tcW w:w="4678" w:type="dxa"/>
          </w:tcPr>
          <w:p w14:paraId="7E810006" w14:textId="5B294967" w:rsidR="00CC1EAC" w:rsidRDefault="00653627" w:rsidP="00653627">
            <w:pPr>
              <w:pStyle w:val="Tabletext"/>
              <w:jc w:val="both"/>
            </w:pPr>
            <w:r>
              <w:t>The developers s</w:t>
            </w:r>
            <w:r w:rsidR="00CC1EAC">
              <w:t xml:space="preserve">upport the test engineers during the tests. </w:t>
            </w:r>
            <w:r>
              <w:t>They fix</w:t>
            </w:r>
            <w:r w:rsidR="00CC1EAC">
              <w:t xml:space="preserve"> the defects/bugs </w:t>
            </w:r>
            <w:r w:rsidR="00F34953">
              <w:t xml:space="preserve">if identified during tests. </w:t>
            </w:r>
            <w:r>
              <w:t>The developers always s</w:t>
            </w:r>
            <w:r w:rsidR="00F34953">
              <w:t>tay in the loop for the testing process.</w:t>
            </w:r>
            <w:r w:rsidR="00CC1EAC">
              <w:t xml:space="preserve"> </w:t>
            </w:r>
          </w:p>
        </w:tc>
      </w:tr>
      <w:tr w:rsidR="00CC1EAC" w14:paraId="0FED0B4F" w14:textId="77777777" w:rsidTr="63362A67">
        <w:tc>
          <w:tcPr>
            <w:tcW w:w="2376" w:type="dxa"/>
          </w:tcPr>
          <w:p w14:paraId="72BC0F9F" w14:textId="0006F54F" w:rsidR="00CC1EAC" w:rsidRDefault="00CC1EAC" w:rsidP="0031171F">
            <w:pPr>
              <w:pStyle w:val="Tabletext"/>
            </w:pPr>
            <w:r>
              <w:t>Test Manager</w:t>
            </w:r>
          </w:p>
        </w:tc>
        <w:tc>
          <w:tcPr>
            <w:tcW w:w="2410" w:type="dxa"/>
          </w:tcPr>
          <w:p w14:paraId="390C6999" w14:textId="10738461" w:rsidR="00CC1EAC" w:rsidRDefault="179006BC" w:rsidP="0031171F">
            <w:pPr>
              <w:pStyle w:val="Tabletext"/>
            </w:pPr>
            <w:r>
              <w:t>Brady Bottari</w:t>
            </w:r>
          </w:p>
        </w:tc>
        <w:tc>
          <w:tcPr>
            <w:tcW w:w="4678" w:type="dxa"/>
          </w:tcPr>
          <w:p w14:paraId="33B049F6" w14:textId="25E12106" w:rsidR="00CC1EAC" w:rsidRDefault="00810A74" w:rsidP="00653627">
            <w:pPr>
              <w:pStyle w:val="Tabletext"/>
              <w:jc w:val="both"/>
            </w:pPr>
            <w:r>
              <w:t>The test manager is responsible for all aspects of the project testing. The test manager p</w:t>
            </w:r>
            <w:r w:rsidR="00F34953">
              <w:t>lans and coordinates all testing activities</w:t>
            </w:r>
            <w:r>
              <w:t>, takes</w:t>
            </w:r>
            <w:r w:rsidR="00F34953">
              <w:t xml:space="preserve"> corrective action related to the testing activities if needed</w:t>
            </w:r>
            <w:r>
              <w:t>, and i</w:t>
            </w:r>
            <w:r w:rsidR="00F34953">
              <w:t xml:space="preserve">nforms the project manager and technical manager regarding the test progress.  </w:t>
            </w:r>
          </w:p>
        </w:tc>
      </w:tr>
      <w:tr w:rsidR="00CC1EAC" w14:paraId="27A9EF74" w14:textId="77777777" w:rsidTr="63362A67">
        <w:tc>
          <w:tcPr>
            <w:tcW w:w="2376" w:type="dxa"/>
          </w:tcPr>
          <w:p w14:paraId="13D7886E" w14:textId="77443B53" w:rsidR="00CC1EAC" w:rsidRDefault="00CC1EAC" w:rsidP="0031171F">
            <w:pPr>
              <w:pStyle w:val="Tabletext"/>
            </w:pPr>
            <w:r>
              <w:t>Customer/User Representative</w:t>
            </w:r>
          </w:p>
        </w:tc>
        <w:tc>
          <w:tcPr>
            <w:tcW w:w="2410" w:type="dxa"/>
          </w:tcPr>
          <w:p w14:paraId="0E7464BE" w14:textId="07642EE0" w:rsidR="00CC1EAC" w:rsidRDefault="61A1EC87" w:rsidP="0031171F">
            <w:pPr>
              <w:pStyle w:val="Tabletext"/>
            </w:pPr>
            <w:r>
              <w:t>Michaela Montelongo</w:t>
            </w:r>
          </w:p>
        </w:tc>
        <w:tc>
          <w:tcPr>
            <w:tcW w:w="4678" w:type="dxa"/>
          </w:tcPr>
          <w:p w14:paraId="4E999650" w14:textId="5304B336" w:rsidR="00CC1EAC" w:rsidRDefault="00C52C16" w:rsidP="00653627">
            <w:pPr>
              <w:pStyle w:val="Tabletext"/>
              <w:jc w:val="both"/>
            </w:pPr>
            <w:r>
              <w:t>The customer/user representative a</w:t>
            </w:r>
            <w:r w:rsidR="00F34953">
              <w:t xml:space="preserve">pproves </w:t>
            </w:r>
            <w:r>
              <w:t xml:space="preserve">the </w:t>
            </w:r>
            <w:r w:rsidR="00F34953">
              <w:t xml:space="preserve">software test </w:t>
            </w:r>
            <w:r>
              <w:t>description</w:t>
            </w:r>
            <w:r w:rsidR="00F34953">
              <w:t>, reviews test cases, and support</w:t>
            </w:r>
            <w:r>
              <w:t>s</w:t>
            </w:r>
            <w:r w:rsidR="00F34953">
              <w:t xml:space="preserve"> the testing process if possible. </w:t>
            </w:r>
          </w:p>
        </w:tc>
      </w:tr>
      <w:tr w:rsidR="00CC1EAC" w14:paraId="616F3045" w14:textId="77777777" w:rsidTr="63362A67">
        <w:tc>
          <w:tcPr>
            <w:tcW w:w="2376" w:type="dxa"/>
          </w:tcPr>
          <w:p w14:paraId="3D53FDE6" w14:textId="73B70AC3" w:rsidR="00CC1EAC" w:rsidRDefault="00CC1EAC" w:rsidP="0031171F">
            <w:pPr>
              <w:pStyle w:val="Tabletext"/>
            </w:pPr>
            <w:r>
              <w:t>Requirements Manager</w:t>
            </w:r>
          </w:p>
        </w:tc>
        <w:tc>
          <w:tcPr>
            <w:tcW w:w="2410" w:type="dxa"/>
          </w:tcPr>
          <w:p w14:paraId="7940BB41" w14:textId="6C0662BF" w:rsidR="00CC1EAC" w:rsidRDefault="679E61DF" w:rsidP="0031171F">
            <w:pPr>
              <w:pStyle w:val="Tabletext"/>
            </w:pPr>
            <w:r>
              <w:t>Joseph Duff</w:t>
            </w:r>
          </w:p>
        </w:tc>
        <w:tc>
          <w:tcPr>
            <w:tcW w:w="4678" w:type="dxa"/>
          </w:tcPr>
          <w:p w14:paraId="5A402257" w14:textId="6686DE83" w:rsidR="00CC1EAC" w:rsidRDefault="00C52C16" w:rsidP="00653627">
            <w:pPr>
              <w:pStyle w:val="Tabletext"/>
              <w:jc w:val="both"/>
            </w:pPr>
            <w:r>
              <w:t>The requirements manager a</w:t>
            </w:r>
            <w:r w:rsidR="00F34953">
              <w:t xml:space="preserve">pproves </w:t>
            </w:r>
            <w:r>
              <w:t xml:space="preserve">the </w:t>
            </w:r>
            <w:r w:rsidR="00F34953">
              <w:t xml:space="preserve">software test </w:t>
            </w:r>
            <w:r>
              <w:t>description</w:t>
            </w:r>
            <w:r w:rsidR="00F34953">
              <w:t xml:space="preserve">, reviews test cases, and </w:t>
            </w:r>
            <w:r>
              <w:t>supports</w:t>
            </w:r>
            <w:r w:rsidR="00F34953">
              <w:t xml:space="preserve"> the testing process if possible.</w:t>
            </w:r>
          </w:p>
        </w:tc>
      </w:tr>
      <w:tr w:rsidR="00CC1EAC" w14:paraId="386F22A7" w14:textId="77777777" w:rsidTr="63362A67">
        <w:tc>
          <w:tcPr>
            <w:tcW w:w="2376" w:type="dxa"/>
          </w:tcPr>
          <w:p w14:paraId="474FF321" w14:textId="652EAE3D" w:rsidR="00CC1EAC" w:rsidRDefault="00CC1EAC" w:rsidP="0031171F">
            <w:pPr>
              <w:pStyle w:val="Tabletext"/>
            </w:pPr>
            <w:r>
              <w:t>Technical Manager</w:t>
            </w:r>
          </w:p>
        </w:tc>
        <w:tc>
          <w:tcPr>
            <w:tcW w:w="2410" w:type="dxa"/>
          </w:tcPr>
          <w:p w14:paraId="612F0DCE" w14:textId="588084AD" w:rsidR="00CC1EAC" w:rsidRDefault="5D3AB2CC" w:rsidP="0031171F">
            <w:pPr>
              <w:pStyle w:val="Tabletext"/>
            </w:pPr>
            <w:r>
              <w:t>Ayesha Khan</w:t>
            </w:r>
          </w:p>
        </w:tc>
        <w:tc>
          <w:tcPr>
            <w:tcW w:w="4678" w:type="dxa"/>
          </w:tcPr>
          <w:p w14:paraId="6531895A" w14:textId="548224C7" w:rsidR="00CC1EAC" w:rsidRDefault="00C52C16" w:rsidP="00653627">
            <w:pPr>
              <w:pStyle w:val="Tabletext"/>
              <w:jc w:val="both"/>
            </w:pPr>
            <w:r>
              <w:t>The technical manager is responsible for e</w:t>
            </w:r>
            <w:r w:rsidR="00F34953">
              <w:t>nsur</w:t>
            </w:r>
            <w:r>
              <w:t>ing</w:t>
            </w:r>
            <w:r w:rsidR="00F34953">
              <w:t xml:space="preserve"> that all teams (project team members) work in tandem to achieve a successful testing process.</w:t>
            </w:r>
          </w:p>
        </w:tc>
      </w:tr>
    </w:tbl>
    <w:p w14:paraId="08D98D01" w14:textId="2726BE2B" w:rsidR="00F34953" w:rsidRDefault="272EFD90" w:rsidP="00F34953">
      <w:pPr>
        <w:pStyle w:val="Heading2"/>
      </w:pPr>
      <w:bookmarkStart w:id="26" w:name="_Toc226756400"/>
      <w:commentRangeStart w:id="27"/>
      <w:r>
        <w:lastRenderedPageBreak/>
        <w:t>Test Schedule</w:t>
      </w:r>
      <w:bookmarkEnd w:id="26"/>
      <w:commentRangeEnd w:id="27"/>
      <w:r w:rsidR="001E0CB2">
        <w:rPr>
          <w:rStyle w:val="CommentReference"/>
          <w:rFonts w:ascii="Times New Roman" w:hAnsi="Times New Roman"/>
          <w:b w:val="0"/>
        </w:rPr>
        <w:commentReference w:id="27"/>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76"/>
        <w:gridCol w:w="3119"/>
        <w:gridCol w:w="3969"/>
      </w:tblGrid>
      <w:tr w:rsidR="00F34953" w14:paraId="28C04968" w14:textId="77777777" w:rsidTr="35204A9E">
        <w:tc>
          <w:tcPr>
            <w:tcW w:w="2376" w:type="dxa"/>
          </w:tcPr>
          <w:p w14:paraId="1963FA60" w14:textId="060CF7B7" w:rsidR="00F34953" w:rsidRDefault="00F34953" w:rsidP="005178D1">
            <w:pPr>
              <w:pStyle w:val="Tabletext"/>
              <w:jc w:val="center"/>
              <w:rPr>
                <w:b/>
              </w:rPr>
            </w:pPr>
            <w:r>
              <w:rPr>
                <w:b/>
              </w:rPr>
              <w:t>Test Case</w:t>
            </w:r>
          </w:p>
        </w:tc>
        <w:tc>
          <w:tcPr>
            <w:tcW w:w="3119" w:type="dxa"/>
          </w:tcPr>
          <w:p w14:paraId="2B88FA43" w14:textId="61690A28" w:rsidR="00F34953" w:rsidRDefault="00F34953" w:rsidP="005178D1">
            <w:pPr>
              <w:pStyle w:val="Tabletext"/>
              <w:jc w:val="center"/>
              <w:rPr>
                <w:b/>
              </w:rPr>
            </w:pPr>
            <w:r>
              <w:rPr>
                <w:b/>
              </w:rPr>
              <w:t>Scheduled Date</w:t>
            </w:r>
          </w:p>
        </w:tc>
        <w:tc>
          <w:tcPr>
            <w:tcW w:w="3969" w:type="dxa"/>
          </w:tcPr>
          <w:p w14:paraId="40F59775" w14:textId="1BED59B7" w:rsidR="00F34953" w:rsidRDefault="00F34953" w:rsidP="005178D1">
            <w:pPr>
              <w:pStyle w:val="Tabletext"/>
              <w:jc w:val="center"/>
              <w:rPr>
                <w:b/>
              </w:rPr>
            </w:pPr>
            <w:r>
              <w:rPr>
                <w:b/>
              </w:rPr>
              <w:t>Actual Date / Duration</w:t>
            </w:r>
          </w:p>
        </w:tc>
      </w:tr>
      <w:tr w:rsidR="00C51C79" w14:paraId="23AC8B34" w14:textId="77777777" w:rsidTr="35204A9E">
        <w:tc>
          <w:tcPr>
            <w:tcW w:w="2376" w:type="dxa"/>
          </w:tcPr>
          <w:p w14:paraId="330E4731" w14:textId="150BD0CE" w:rsidR="00C51C79" w:rsidRDefault="00C51C79" w:rsidP="00C51C79">
            <w:pPr>
              <w:pStyle w:val="Tabletext"/>
              <w:jc w:val="both"/>
            </w:pPr>
            <w:r>
              <w:t>TC-1</w:t>
            </w:r>
          </w:p>
        </w:tc>
        <w:tc>
          <w:tcPr>
            <w:tcW w:w="3119" w:type="dxa"/>
          </w:tcPr>
          <w:p w14:paraId="45CDFF1D" w14:textId="4AA5E2EC" w:rsidR="00C51C79" w:rsidRDefault="1887A861" w:rsidP="707956CB">
            <w:pPr>
              <w:pStyle w:val="Tabletext"/>
              <w:jc w:val="both"/>
            </w:pPr>
            <w:r>
              <w:t>04/0</w:t>
            </w:r>
            <w:r w:rsidR="635DC563">
              <w:t>1</w:t>
            </w:r>
            <w:r>
              <w:t>/2026</w:t>
            </w:r>
          </w:p>
        </w:tc>
        <w:tc>
          <w:tcPr>
            <w:tcW w:w="3969" w:type="dxa"/>
          </w:tcPr>
          <w:p w14:paraId="0AC0DB5F" w14:textId="7E9BDF5C" w:rsidR="00C51C79" w:rsidRDefault="519CB5F0" w:rsidP="707956CB">
            <w:pPr>
              <w:pStyle w:val="Tabletext"/>
              <w:jc w:val="both"/>
            </w:pPr>
            <w:r w:rsidRPr="35204A9E">
              <w:t>0</w:t>
            </w:r>
            <w:r w:rsidR="04ECA047" w:rsidRPr="35204A9E">
              <w:t>4/</w:t>
            </w:r>
            <w:r w:rsidR="5FF3843F" w:rsidRPr="35204A9E">
              <w:t>0</w:t>
            </w:r>
            <w:r w:rsidR="04ECA047" w:rsidRPr="35204A9E">
              <w:t>1/202</w:t>
            </w:r>
            <w:r w:rsidR="05A096A1" w:rsidRPr="35204A9E">
              <w:t>6</w:t>
            </w:r>
            <w:r w:rsidR="63BBA9CF">
              <w:t xml:space="preserve"> – </w:t>
            </w:r>
            <w:r w:rsidR="41F3D280">
              <w:t>3</w:t>
            </w:r>
            <w:r w:rsidR="27157159">
              <w:t>0 minutes</w:t>
            </w:r>
          </w:p>
        </w:tc>
      </w:tr>
      <w:tr w:rsidR="00C51C79" w14:paraId="75C8E764" w14:textId="77777777" w:rsidTr="35204A9E">
        <w:tc>
          <w:tcPr>
            <w:tcW w:w="2376" w:type="dxa"/>
          </w:tcPr>
          <w:p w14:paraId="2D650C81" w14:textId="63F18B4A" w:rsidR="00C51C79" w:rsidRDefault="00C51C79" w:rsidP="00C51C79">
            <w:pPr>
              <w:pStyle w:val="Tabletext"/>
              <w:jc w:val="both"/>
            </w:pPr>
            <w:r>
              <w:t>TC-2</w:t>
            </w:r>
          </w:p>
        </w:tc>
        <w:tc>
          <w:tcPr>
            <w:tcW w:w="3119" w:type="dxa"/>
          </w:tcPr>
          <w:p w14:paraId="189D76B3" w14:textId="3486D5E9" w:rsidR="00C51C79" w:rsidRDefault="39EA7EBE" w:rsidP="707956CB">
            <w:pPr>
              <w:pStyle w:val="Tabletext"/>
              <w:jc w:val="both"/>
            </w:pPr>
            <w:r w:rsidRPr="707956CB">
              <w:t>0</w:t>
            </w:r>
            <w:r w:rsidR="66C13A39" w:rsidRPr="707956CB">
              <w:t>4/01/2026</w:t>
            </w:r>
          </w:p>
        </w:tc>
        <w:tc>
          <w:tcPr>
            <w:tcW w:w="3969" w:type="dxa"/>
          </w:tcPr>
          <w:p w14:paraId="6BDF6F97" w14:textId="6C09B07A" w:rsidR="00C51C79" w:rsidRDefault="7C8AE39F" w:rsidP="00C51C79">
            <w:pPr>
              <w:pStyle w:val="Tabletext"/>
              <w:jc w:val="both"/>
            </w:pPr>
            <w:r>
              <w:t>0</w:t>
            </w:r>
            <w:r w:rsidR="50E0C493">
              <w:t>4</w:t>
            </w:r>
            <w:r w:rsidR="63BBA9CF">
              <w:t>/</w:t>
            </w:r>
            <w:r w:rsidR="75F77A55">
              <w:t>01</w:t>
            </w:r>
            <w:r w:rsidR="63BBA9CF">
              <w:t>/202</w:t>
            </w:r>
            <w:r w:rsidR="04841DEA">
              <w:t>6</w:t>
            </w:r>
            <w:r w:rsidR="63BBA9CF">
              <w:t xml:space="preserve"> – </w:t>
            </w:r>
            <w:r w:rsidR="2F451BBF">
              <w:t>15</w:t>
            </w:r>
            <w:r w:rsidR="2EFCFDFD">
              <w:t xml:space="preserve"> minutes</w:t>
            </w:r>
          </w:p>
        </w:tc>
      </w:tr>
      <w:tr w:rsidR="00C51C79" w14:paraId="29A674E2" w14:textId="77777777" w:rsidTr="35204A9E">
        <w:tc>
          <w:tcPr>
            <w:tcW w:w="2376" w:type="dxa"/>
          </w:tcPr>
          <w:p w14:paraId="3761EB21" w14:textId="3DAECF38" w:rsidR="00C51C79" w:rsidRDefault="0AA1815E" w:rsidP="00C51C79">
            <w:pPr>
              <w:pStyle w:val="Tabletext"/>
              <w:jc w:val="both"/>
            </w:pPr>
            <w:r>
              <w:t>TC-3</w:t>
            </w:r>
          </w:p>
        </w:tc>
        <w:tc>
          <w:tcPr>
            <w:tcW w:w="3119" w:type="dxa"/>
          </w:tcPr>
          <w:p w14:paraId="428617F2" w14:textId="539D597D" w:rsidR="00C51C79" w:rsidRDefault="3B8704D5" w:rsidP="00C51C79">
            <w:pPr>
              <w:pStyle w:val="Tabletext"/>
              <w:jc w:val="both"/>
            </w:pPr>
            <w:r>
              <w:t>04/</w:t>
            </w:r>
            <w:r w:rsidR="232FE4E1">
              <w:t>07</w:t>
            </w:r>
            <w:r>
              <w:t>/2026</w:t>
            </w:r>
          </w:p>
        </w:tc>
        <w:tc>
          <w:tcPr>
            <w:tcW w:w="3969" w:type="dxa"/>
          </w:tcPr>
          <w:p w14:paraId="2D517947" w14:textId="494B5F61" w:rsidR="00C51C79" w:rsidRDefault="584D1950" w:rsidP="00C51C79">
            <w:pPr>
              <w:pStyle w:val="Tabletext"/>
              <w:jc w:val="both"/>
            </w:pPr>
            <w:r>
              <w:t>04/</w:t>
            </w:r>
            <w:r w:rsidR="0A35DDD3">
              <w:t>07</w:t>
            </w:r>
            <w:r>
              <w:t>/2026</w:t>
            </w:r>
            <w:r w:rsidR="3A4E8FE4">
              <w:t xml:space="preserve"> –</w:t>
            </w:r>
            <w:r w:rsidR="650E0BC9">
              <w:t xml:space="preserve"> 5</w:t>
            </w:r>
            <w:r w:rsidR="15485343">
              <w:t xml:space="preserve"> minutes</w:t>
            </w:r>
          </w:p>
        </w:tc>
      </w:tr>
      <w:tr w:rsidR="004E084E" w14:paraId="5384ADC7" w14:textId="77777777" w:rsidTr="35204A9E">
        <w:tc>
          <w:tcPr>
            <w:tcW w:w="2376" w:type="dxa"/>
          </w:tcPr>
          <w:p w14:paraId="22A30700" w14:textId="2CE4DED5" w:rsidR="004E084E" w:rsidRDefault="004E084E" w:rsidP="00C51C79">
            <w:pPr>
              <w:pStyle w:val="Tabletext"/>
              <w:jc w:val="both"/>
            </w:pPr>
            <w:r>
              <w:t>TC-4</w:t>
            </w:r>
          </w:p>
        </w:tc>
        <w:tc>
          <w:tcPr>
            <w:tcW w:w="3119" w:type="dxa"/>
          </w:tcPr>
          <w:p w14:paraId="63504CC9" w14:textId="72B529B3" w:rsidR="004E084E" w:rsidRDefault="0E064CDE" w:rsidP="00C51C79">
            <w:pPr>
              <w:pStyle w:val="Tabletext"/>
              <w:jc w:val="both"/>
            </w:pPr>
            <w:r>
              <w:t>0</w:t>
            </w:r>
            <w:r w:rsidR="121B6043">
              <w:t>4</w:t>
            </w:r>
            <w:r w:rsidR="7B7D1627">
              <w:t>/</w:t>
            </w:r>
            <w:r w:rsidR="73EA459B">
              <w:t>0</w:t>
            </w:r>
            <w:r w:rsidR="7706D2C9">
              <w:t>9</w:t>
            </w:r>
            <w:r w:rsidR="121B6043">
              <w:t>/2026</w:t>
            </w:r>
          </w:p>
        </w:tc>
        <w:tc>
          <w:tcPr>
            <w:tcW w:w="3969" w:type="dxa"/>
          </w:tcPr>
          <w:p w14:paraId="1A9EA74B" w14:textId="569DC3F8" w:rsidR="004E084E" w:rsidRDefault="1B2918EE" w:rsidP="00C51C79">
            <w:pPr>
              <w:pStyle w:val="Tabletext"/>
              <w:jc w:val="both"/>
            </w:pPr>
            <w:r>
              <w:t>0</w:t>
            </w:r>
            <w:r w:rsidR="57055BC4">
              <w:t>4/</w:t>
            </w:r>
            <w:r w:rsidR="21711841">
              <w:t>0</w:t>
            </w:r>
            <w:r w:rsidR="57055BC4">
              <w:t>9/2026 –</w:t>
            </w:r>
            <w:r w:rsidR="41C0B6A5">
              <w:t xml:space="preserve"> </w:t>
            </w:r>
            <w:r w:rsidR="46E73498">
              <w:t>3</w:t>
            </w:r>
            <w:r w:rsidR="15485343">
              <w:t>0 minutes</w:t>
            </w:r>
          </w:p>
        </w:tc>
      </w:tr>
      <w:tr w:rsidR="707956CB" w14:paraId="2991F142" w14:textId="77777777" w:rsidTr="35204A9E">
        <w:trPr>
          <w:trHeight w:val="300"/>
        </w:trPr>
        <w:tc>
          <w:tcPr>
            <w:tcW w:w="2376" w:type="dxa"/>
          </w:tcPr>
          <w:p w14:paraId="771D85D8" w14:textId="1364961C" w:rsidR="734E9B19" w:rsidRDefault="734E9B19" w:rsidP="707956CB">
            <w:pPr>
              <w:pStyle w:val="Tabletext"/>
              <w:jc w:val="both"/>
            </w:pPr>
            <w:r>
              <w:t>TC-5</w:t>
            </w:r>
          </w:p>
        </w:tc>
        <w:tc>
          <w:tcPr>
            <w:tcW w:w="3119" w:type="dxa"/>
          </w:tcPr>
          <w:p w14:paraId="0AF11FA7" w14:textId="45D7D96E" w:rsidR="1BEF4E93" w:rsidRDefault="118231D3" w:rsidP="707956CB">
            <w:pPr>
              <w:pStyle w:val="Tabletext"/>
              <w:jc w:val="both"/>
            </w:pPr>
            <w:r>
              <w:t>04/</w:t>
            </w:r>
            <w:r w:rsidR="52EFE10F">
              <w:t>07</w:t>
            </w:r>
            <w:r>
              <w:t>/2026</w:t>
            </w:r>
          </w:p>
        </w:tc>
        <w:tc>
          <w:tcPr>
            <w:tcW w:w="3969" w:type="dxa"/>
          </w:tcPr>
          <w:p w14:paraId="54AC82FA" w14:textId="084A8D57" w:rsidR="707956CB" w:rsidRDefault="5C5C541F" w:rsidP="707956CB">
            <w:pPr>
              <w:pStyle w:val="Tabletext"/>
              <w:jc w:val="both"/>
            </w:pPr>
            <w:r>
              <w:t xml:space="preserve">04/07/2026 – </w:t>
            </w:r>
            <w:r w:rsidR="34C39655">
              <w:t>5</w:t>
            </w:r>
            <w:r>
              <w:t xml:space="preserve"> minutes</w:t>
            </w:r>
          </w:p>
        </w:tc>
      </w:tr>
    </w:tbl>
    <w:p w14:paraId="2FAF698F" w14:textId="6135F219" w:rsidR="0082017F" w:rsidRDefault="00F34953" w:rsidP="0082017F">
      <w:pPr>
        <w:pStyle w:val="Heading1"/>
      </w:pPr>
      <w:bookmarkStart w:id="28" w:name="_Toc226756401"/>
      <w:r>
        <w:t>Test Preparation</w:t>
      </w:r>
      <w:bookmarkEnd w:id="28"/>
    </w:p>
    <w:p w14:paraId="146640F0" w14:textId="5545B0D4" w:rsidR="0082017F" w:rsidRDefault="006E5F1C" w:rsidP="006E5F1C">
      <w:pPr>
        <w:pStyle w:val="Heading2"/>
      </w:pPr>
      <w:bookmarkStart w:id="29" w:name="_Toc226756402"/>
      <w:r>
        <w:t>Test Environment</w:t>
      </w:r>
      <w:bookmarkEnd w:id="29"/>
    </w:p>
    <w:p w14:paraId="52704430" w14:textId="0C923CD8" w:rsidR="2430E3FF" w:rsidRDefault="2430E3FF" w:rsidP="707956CB">
      <w:pPr>
        <w:pStyle w:val="BodyText"/>
        <w:ind w:left="0"/>
        <w:jc w:val="both"/>
      </w:pPr>
      <w:r>
        <w:t xml:space="preserve">The testing </w:t>
      </w:r>
      <w:r w:rsidR="3956D9D7">
        <w:t xml:space="preserve">environment </w:t>
      </w:r>
      <w:r w:rsidR="03FF6394">
        <w:t xml:space="preserve">shall be conducted on the team’s </w:t>
      </w:r>
      <w:r>
        <w:t>personal computer</w:t>
      </w:r>
      <w:r w:rsidR="691029BF">
        <w:t>s</w:t>
      </w:r>
      <w:r w:rsidR="6D7345E3">
        <w:t xml:space="preserve"> using either Windows 10 or Windows 11.</w:t>
      </w:r>
      <w:r w:rsidR="480B6E12">
        <w:t xml:space="preserve"> The test has no need for special equipment. The software needed will be </w:t>
      </w:r>
      <w:r w:rsidR="4D0E6863">
        <w:t xml:space="preserve">the latest </w:t>
      </w:r>
      <w:r w:rsidR="5CF1304D">
        <w:t>version of Omnium</w:t>
      </w:r>
      <w:r w:rsidR="0D5B57FA">
        <w:t xml:space="preserve">, and the </w:t>
      </w:r>
      <w:proofErr w:type="spellStart"/>
      <w:r w:rsidR="0D5B57FA">
        <w:t>PyTest</w:t>
      </w:r>
      <w:proofErr w:type="spellEnd"/>
      <w:r w:rsidR="0D5B57FA">
        <w:t xml:space="preserve"> library for unit testing. No special equipment or hardware is </w:t>
      </w:r>
      <w:r w:rsidR="6668F31B">
        <w:t>needed to complete these tests.</w:t>
      </w:r>
    </w:p>
    <w:p w14:paraId="3BB161A1" w14:textId="49E32051" w:rsidR="00717C4A" w:rsidRDefault="006E5F1C">
      <w:pPr>
        <w:pStyle w:val="Heading1"/>
      </w:pPr>
      <w:bookmarkStart w:id="30" w:name="_Toc226756403"/>
      <w:bookmarkEnd w:id="24"/>
      <w:r>
        <w:t>Test Cases</w:t>
      </w:r>
      <w:bookmarkEnd w:id="30"/>
    </w:p>
    <w:p w14:paraId="6DC60587" w14:textId="23A98FB0" w:rsidR="007E52CE" w:rsidRDefault="28406892" w:rsidP="007E52CE">
      <w:pPr>
        <w:pStyle w:val="Heading2"/>
      </w:pPr>
      <w:bookmarkStart w:id="31" w:name="_Toc226756404"/>
      <w:commentRangeStart w:id="32"/>
      <w:r>
        <w:t>Test Cases</w:t>
      </w:r>
      <w:bookmarkEnd w:id="31"/>
      <w:commentRangeEnd w:id="32"/>
      <w:r w:rsidR="003A12C5">
        <w:rPr>
          <w:rStyle w:val="CommentReference"/>
          <w:rFonts w:ascii="Times New Roman" w:hAnsi="Times New Roman"/>
          <w:b w:val="0"/>
        </w:rPr>
        <w:commentReference w:id="32"/>
      </w:r>
    </w:p>
    <w:tbl>
      <w:tblPr>
        <w:tblW w:w="94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2693"/>
        <w:gridCol w:w="5245"/>
      </w:tblGrid>
      <w:tr w:rsidR="00AD0F16" w14:paraId="468F9E0F" w14:textId="065923A6" w:rsidTr="35204A9E">
        <w:tc>
          <w:tcPr>
            <w:tcW w:w="1526" w:type="dxa"/>
          </w:tcPr>
          <w:p w14:paraId="285DDF5C" w14:textId="00FBB417" w:rsidR="00AD0F16" w:rsidRDefault="006E5F1C" w:rsidP="0031171F">
            <w:pPr>
              <w:pStyle w:val="Tabletext"/>
              <w:jc w:val="center"/>
              <w:rPr>
                <w:b/>
              </w:rPr>
            </w:pPr>
            <w:r>
              <w:rPr>
                <w:b/>
              </w:rPr>
              <w:t>Test Case ID</w:t>
            </w:r>
          </w:p>
        </w:tc>
        <w:tc>
          <w:tcPr>
            <w:tcW w:w="2693" w:type="dxa"/>
          </w:tcPr>
          <w:p w14:paraId="344E9AA6" w14:textId="30840722" w:rsidR="00AD0F16" w:rsidRDefault="006E5F1C" w:rsidP="0031171F">
            <w:pPr>
              <w:pStyle w:val="Tabletext"/>
              <w:jc w:val="center"/>
              <w:rPr>
                <w:b/>
              </w:rPr>
            </w:pPr>
            <w:r>
              <w:rPr>
                <w:b/>
              </w:rPr>
              <w:t>Test Case Name</w:t>
            </w:r>
          </w:p>
        </w:tc>
        <w:tc>
          <w:tcPr>
            <w:tcW w:w="5245" w:type="dxa"/>
          </w:tcPr>
          <w:p w14:paraId="45756D22" w14:textId="33A8FBFD" w:rsidR="00AD0F16" w:rsidRDefault="006E5F1C" w:rsidP="0031171F">
            <w:pPr>
              <w:pStyle w:val="Tabletext"/>
              <w:jc w:val="center"/>
              <w:rPr>
                <w:b/>
              </w:rPr>
            </w:pPr>
            <w:r>
              <w:rPr>
                <w:b/>
              </w:rPr>
              <w:t>Description</w:t>
            </w:r>
          </w:p>
          <w:p w14:paraId="24B951AD" w14:textId="37F4A0A7" w:rsidR="00AD0F16" w:rsidRDefault="00AD0F16" w:rsidP="0031171F">
            <w:pPr>
              <w:pStyle w:val="Tabletext"/>
              <w:jc w:val="center"/>
              <w:rPr>
                <w:b/>
              </w:rPr>
            </w:pPr>
          </w:p>
        </w:tc>
      </w:tr>
      <w:tr w:rsidR="00AD0F16" w14:paraId="53B4CAD2" w14:textId="027CC43D" w:rsidTr="35204A9E">
        <w:tc>
          <w:tcPr>
            <w:tcW w:w="1526" w:type="dxa"/>
          </w:tcPr>
          <w:p w14:paraId="3AE49289" w14:textId="02D876AA" w:rsidR="00AD0F16" w:rsidRPr="003703F4" w:rsidRDefault="28406892" w:rsidP="707956CB">
            <w:pPr>
              <w:pStyle w:val="Tabletext"/>
            </w:pPr>
            <w:r w:rsidRPr="707956CB">
              <w:t>TC-</w:t>
            </w:r>
            <w:r w:rsidR="3D41582F" w:rsidRPr="707956CB">
              <w:t>1</w:t>
            </w:r>
          </w:p>
        </w:tc>
        <w:tc>
          <w:tcPr>
            <w:tcW w:w="2693" w:type="dxa"/>
          </w:tcPr>
          <w:p w14:paraId="6DD65CD8" w14:textId="3165A7C6" w:rsidR="00AD0F16" w:rsidRPr="003703F4" w:rsidRDefault="1305BF74" w:rsidP="707956CB">
            <w:pPr>
              <w:pStyle w:val="Tabletext"/>
            </w:pPr>
            <w:r w:rsidRPr="707956CB">
              <w:t>Registration Test</w:t>
            </w:r>
          </w:p>
        </w:tc>
        <w:tc>
          <w:tcPr>
            <w:tcW w:w="5245" w:type="dxa"/>
          </w:tcPr>
          <w:p w14:paraId="078119CD" w14:textId="68EA7F11" w:rsidR="00AD0F16" w:rsidRPr="003703F4" w:rsidRDefault="28406892" w:rsidP="35204A9E">
            <w:pPr>
              <w:pStyle w:val="Tabletext"/>
              <w:jc w:val="both"/>
            </w:pPr>
            <w:r w:rsidRPr="35204A9E">
              <w:t xml:space="preserve">This test case verifies various successful and unsuccessful </w:t>
            </w:r>
            <w:r w:rsidR="6E8D397E" w:rsidRPr="35204A9E">
              <w:t>registration scenarios.</w:t>
            </w:r>
          </w:p>
        </w:tc>
      </w:tr>
      <w:tr w:rsidR="00AD0F16" w14:paraId="47AE9B41" w14:textId="7EC78571" w:rsidTr="35204A9E">
        <w:tc>
          <w:tcPr>
            <w:tcW w:w="1526" w:type="dxa"/>
          </w:tcPr>
          <w:p w14:paraId="59D5B9F9" w14:textId="358CE74D" w:rsidR="00AD0F16" w:rsidRPr="003703F4" w:rsidRDefault="28406892" w:rsidP="707956CB">
            <w:pPr>
              <w:pStyle w:val="Tabletext"/>
            </w:pPr>
            <w:r w:rsidRPr="707956CB">
              <w:t>TC-</w:t>
            </w:r>
            <w:r w:rsidR="3D41582F" w:rsidRPr="707956CB">
              <w:t>2</w:t>
            </w:r>
          </w:p>
        </w:tc>
        <w:tc>
          <w:tcPr>
            <w:tcW w:w="2693" w:type="dxa"/>
          </w:tcPr>
          <w:p w14:paraId="774C5D92" w14:textId="2746796D" w:rsidR="00AD0F16" w:rsidRPr="003703F4" w:rsidRDefault="2D688C70" w:rsidP="707956CB">
            <w:pPr>
              <w:pStyle w:val="Tabletext"/>
            </w:pPr>
            <w:r w:rsidRPr="707956CB">
              <w:t>Login Test</w:t>
            </w:r>
          </w:p>
        </w:tc>
        <w:tc>
          <w:tcPr>
            <w:tcW w:w="5245" w:type="dxa"/>
          </w:tcPr>
          <w:p w14:paraId="47574B2F" w14:textId="0EAA3494" w:rsidR="00AD0F16" w:rsidRPr="003703F4" w:rsidRDefault="28406892" w:rsidP="35204A9E">
            <w:pPr>
              <w:pStyle w:val="Tabletext"/>
              <w:jc w:val="both"/>
            </w:pPr>
            <w:r w:rsidRPr="35204A9E">
              <w:t xml:space="preserve">This test case </w:t>
            </w:r>
            <w:r w:rsidR="29D18BD5" w:rsidRPr="35204A9E">
              <w:t xml:space="preserve">verifies </w:t>
            </w:r>
            <w:r w:rsidR="4644349B" w:rsidRPr="35204A9E">
              <w:t>various successful and unsuccessful login with two-factor authorization scenarios.</w:t>
            </w:r>
          </w:p>
        </w:tc>
      </w:tr>
      <w:tr w:rsidR="00AD0F16" w14:paraId="12ACD70E" w14:textId="77777777" w:rsidTr="35204A9E">
        <w:tc>
          <w:tcPr>
            <w:tcW w:w="1526" w:type="dxa"/>
          </w:tcPr>
          <w:p w14:paraId="4C1C141B" w14:textId="7E1FA522" w:rsidR="00AD0F16" w:rsidRPr="003703F4" w:rsidRDefault="28406892" w:rsidP="707956CB">
            <w:pPr>
              <w:pStyle w:val="Tabletext"/>
            </w:pPr>
            <w:r w:rsidRPr="707956CB">
              <w:t>TC-</w:t>
            </w:r>
            <w:r w:rsidR="3D41582F" w:rsidRPr="707956CB">
              <w:t>3</w:t>
            </w:r>
          </w:p>
        </w:tc>
        <w:tc>
          <w:tcPr>
            <w:tcW w:w="2693" w:type="dxa"/>
          </w:tcPr>
          <w:p w14:paraId="6C3C1B8F" w14:textId="3E6AAFCD" w:rsidR="00AD0F16" w:rsidRPr="003703F4" w:rsidRDefault="31D347F5" w:rsidP="707956CB">
            <w:pPr>
              <w:pStyle w:val="Tabletext"/>
            </w:pPr>
            <w:r w:rsidRPr="707956CB">
              <w:t>GUI Navigation</w:t>
            </w:r>
          </w:p>
        </w:tc>
        <w:tc>
          <w:tcPr>
            <w:tcW w:w="5245" w:type="dxa"/>
          </w:tcPr>
          <w:p w14:paraId="58FA3AC1" w14:textId="39BBD466" w:rsidR="00AD0F16" w:rsidRPr="003703F4" w:rsidRDefault="37538022" w:rsidP="35204A9E">
            <w:pPr>
              <w:pStyle w:val="Tabletext"/>
              <w:jc w:val="both"/>
            </w:pPr>
            <w:r w:rsidRPr="35204A9E">
              <w:t xml:space="preserve">This test case verifies the </w:t>
            </w:r>
            <w:r w:rsidR="10841CD3" w:rsidRPr="35204A9E">
              <w:t>menu</w:t>
            </w:r>
            <w:r w:rsidRPr="35204A9E">
              <w:t xml:space="preserve"> navigation of the application</w:t>
            </w:r>
            <w:r w:rsidR="249AEDC1" w:rsidRPr="35204A9E">
              <w:t xml:space="preserve"> and checks for response time of the interactive user interface elements</w:t>
            </w:r>
            <w:r w:rsidRPr="35204A9E">
              <w:t>.</w:t>
            </w:r>
          </w:p>
        </w:tc>
      </w:tr>
      <w:tr w:rsidR="00AD0F16" w14:paraId="4558C026" w14:textId="7AEC2077" w:rsidTr="35204A9E">
        <w:tc>
          <w:tcPr>
            <w:tcW w:w="1526" w:type="dxa"/>
          </w:tcPr>
          <w:p w14:paraId="1086F823" w14:textId="0292AD7F" w:rsidR="00AD0F16" w:rsidRPr="0016193A" w:rsidRDefault="0A9DAE6E" w:rsidP="2D72F213">
            <w:pPr>
              <w:pStyle w:val="Tabletext"/>
            </w:pPr>
            <w:r w:rsidRPr="2D72F213">
              <w:t>TC-4</w:t>
            </w:r>
          </w:p>
        </w:tc>
        <w:tc>
          <w:tcPr>
            <w:tcW w:w="2693" w:type="dxa"/>
          </w:tcPr>
          <w:p w14:paraId="24EA234B" w14:textId="682559CF" w:rsidR="00AD0F16" w:rsidRPr="0016193A" w:rsidRDefault="0A9DAE6E" w:rsidP="2D72F213">
            <w:pPr>
              <w:pStyle w:val="Tabletext"/>
            </w:pPr>
            <w:r w:rsidRPr="2D72F213">
              <w:t>Trading Algorithm</w:t>
            </w:r>
          </w:p>
        </w:tc>
        <w:tc>
          <w:tcPr>
            <w:tcW w:w="5245" w:type="dxa"/>
          </w:tcPr>
          <w:p w14:paraId="4FA65FA1" w14:textId="235193EA" w:rsidR="00AD0F16" w:rsidRPr="0016193A" w:rsidRDefault="29DEEB31" w:rsidP="35204A9E">
            <w:pPr>
              <w:jc w:val="both"/>
            </w:pPr>
            <w:r>
              <w:t>This test case verifies</w:t>
            </w:r>
            <w:r w:rsidR="3134B99C">
              <w:t xml:space="preserve"> </w:t>
            </w:r>
            <w:r w:rsidR="3722B50E">
              <w:t xml:space="preserve">the configuration feature of </w:t>
            </w:r>
            <w:r w:rsidR="3134B99C">
              <w:t>the trading algorithm</w:t>
            </w:r>
            <w:r w:rsidR="1920D0D2">
              <w:t xml:space="preserve"> which </w:t>
            </w:r>
            <w:r w:rsidR="18D982F3">
              <w:t>automates</w:t>
            </w:r>
            <w:r w:rsidR="3134B99C">
              <w:t xml:space="preserve"> the buying and selling of assets</w:t>
            </w:r>
            <w:r w:rsidR="5F95E7DF">
              <w:t>.</w:t>
            </w:r>
          </w:p>
        </w:tc>
      </w:tr>
      <w:tr w:rsidR="707956CB" w14:paraId="12170541" w14:textId="77777777" w:rsidTr="35204A9E">
        <w:trPr>
          <w:trHeight w:val="300"/>
        </w:trPr>
        <w:tc>
          <w:tcPr>
            <w:tcW w:w="1526" w:type="dxa"/>
          </w:tcPr>
          <w:p w14:paraId="6AC2236E" w14:textId="46141FE8" w:rsidR="7CC79FA2" w:rsidRDefault="7CC79FA2" w:rsidP="707956CB">
            <w:pPr>
              <w:pStyle w:val="Tabletext"/>
            </w:pPr>
            <w:r>
              <w:t>TC-</w:t>
            </w:r>
            <w:r w:rsidR="217AD02F">
              <w:t>5</w:t>
            </w:r>
          </w:p>
        </w:tc>
        <w:tc>
          <w:tcPr>
            <w:tcW w:w="2693" w:type="dxa"/>
          </w:tcPr>
          <w:p w14:paraId="01370335" w14:textId="40A6DC35" w:rsidR="4AC47FC6" w:rsidRDefault="4AC47FC6" w:rsidP="707956CB">
            <w:pPr>
              <w:pStyle w:val="Tabletext"/>
            </w:pPr>
            <w:r>
              <w:t>Logout</w:t>
            </w:r>
          </w:p>
        </w:tc>
        <w:tc>
          <w:tcPr>
            <w:tcW w:w="5245" w:type="dxa"/>
          </w:tcPr>
          <w:p w14:paraId="2622DBC6" w14:textId="02D461C2" w:rsidR="0A4C3949" w:rsidRDefault="0A4C3949" w:rsidP="707956CB">
            <w:r>
              <w:t>This test case verifies that the user may successfully log out of their account.</w:t>
            </w:r>
          </w:p>
        </w:tc>
      </w:tr>
    </w:tbl>
    <w:p w14:paraId="13246066" w14:textId="77777777" w:rsidR="005E7A39" w:rsidRDefault="005E7A39" w:rsidP="005E7A39">
      <w:pPr>
        <w:sectPr w:rsidR="005E7A39">
          <w:headerReference w:type="default" r:id="rId13"/>
          <w:footerReference w:type="default" r:id="rId14"/>
          <w:pgSz w:w="12240" w:h="15840" w:code="1"/>
          <w:pgMar w:top="1440" w:right="1440" w:bottom="1440" w:left="1440" w:header="720" w:footer="720" w:gutter="0"/>
          <w:cols w:space="720"/>
        </w:sectPr>
      </w:pPr>
    </w:p>
    <w:p w14:paraId="161305A2" w14:textId="7D2F231A" w:rsidR="00A50C2C" w:rsidRDefault="00A50C2C" w:rsidP="00A50C2C">
      <w:pPr>
        <w:pStyle w:val="Heading1"/>
      </w:pPr>
      <w:bookmarkStart w:id="33" w:name="_Toc226756405"/>
      <w:commentRangeStart w:id="34"/>
      <w:r w:rsidRPr="35204A9E">
        <w:rPr>
          <w:lang w:val="en-GB"/>
        </w:rPr>
        <w:lastRenderedPageBreak/>
        <w:t xml:space="preserve">Appendix A – </w:t>
      </w:r>
      <w:r w:rsidR="005E7A39" w:rsidRPr="35204A9E">
        <w:rPr>
          <w:lang w:val="en-GB"/>
        </w:rPr>
        <w:t xml:space="preserve">Test Case to </w:t>
      </w:r>
      <w:r w:rsidR="007E52CE">
        <w:t>Requirements Traceability</w:t>
      </w:r>
      <w:bookmarkEnd w:id="33"/>
      <w:commentRangeEnd w:id="34"/>
      <w:r w:rsidR="00FB39FC">
        <w:rPr>
          <w:rStyle w:val="CommentReference"/>
          <w:rFonts w:ascii="Times New Roman" w:hAnsi="Times New Roman"/>
          <w:b w:val="0"/>
        </w:rPr>
        <w:commentReference w:id="34"/>
      </w:r>
    </w:p>
    <w:tbl>
      <w:tblPr>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78"/>
        <w:gridCol w:w="1650"/>
        <w:gridCol w:w="5832"/>
      </w:tblGrid>
      <w:tr w:rsidR="00F944BD" w14:paraId="05F86C88" w14:textId="77777777" w:rsidTr="707956CB">
        <w:trPr>
          <w:trHeight w:val="300"/>
        </w:trPr>
        <w:tc>
          <w:tcPr>
            <w:tcW w:w="1878" w:type="dxa"/>
          </w:tcPr>
          <w:p w14:paraId="128872C1" w14:textId="0FD59044" w:rsidR="00F944BD" w:rsidRDefault="00F944BD" w:rsidP="003678F9">
            <w:pPr>
              <w:pStyle w:val="Tabletext"/>
              <w:jc w:val="center"/>
              <w:rPr>
                <w:b/>
              </w:rPr>
            </w:pPr>
            <w:r>
              <w:rPr>
                <w:b/>
              </w:rPr>
              <w:t>Test Case ID</w:t>
            </w:r>
          </w:p>
        </w:tc>
        <w:tc>
          <w:tcPr>
            <w:tcW w:w="1650" w:type="dxa"/>
          </w:tcPr>
          <w:p w14:paraId="65B7AF43" w14:textId="53E9A09D" w:rsidR="4DB866E5" w:rsidRDefault="00AE4F3B" w:rsidP="4DB866E5">
            <w:pPr>
              <w:pStyle w:val="Tabletext"/>
              <w:jc w:val="center"/>
              <w:rPr>
                <w:b/>
                <w:bCs/>
              </w:rPr>
            </w:pPr>
            <w:commentRangeStart w:id="35"/>
            <w:ins w:id="36" w:author="Reviewer" w:date="2026-04-19T13:09:00Z" w16du:dateUtc="2026-04-19T07:39:00Z">
              <w:r>
                <w:rPr>
                  <w:b/>
                  <w:bCs/>
                </w:rPr>
                <w:t xml:space="preserve"> </w:t>
              </w:r>
              <w:commentRangeEnd w:id="35"/>
              <w:r>
                <w:rPr>
                  <w:rStyle w:val="CommentReference"/>
                </w:rPr>
                <w:commentReference w:id="35"/>
              </w:r>
            </w:ins>
          </w:p>
        </w:tc>
        <w:tc>
          <w:tcPr>
            <w:tcW w:w="5832" w:type="dxa"/>
          </w:tcPr>
          <w:p w14:paraId="17A708D8" w14:textId="39B55949" w:rsidR="00F944BD" w:rsidRDefault="00F944BD" w:rsidP="003678F9">
            <w:pPr>
              <w:pStyle w:val="Tabletext"/>
              <w:jc w:val="center"/>
              <w:rPr>
                <w:b/>
              </w:rPr>
            </w:pPr>
            <w:r>
              <w:rPr>
                <w:b/>
              </w:rPr>
              <w:t>Requirement ID</w:t>
            </w:r>
          </w:p>
        </w:tc>
      </w:tr>
      <w:tr w:rsidR="003703F4" w14:paraId="1714CFE5" w14:textId="77777777" w:rsidTr="707956CB">
        <w:trPr>
          <w:trHeight w:val="300"/>
        </w:trPr>
        <w:tc>
          <w:tcPr>
            <w:tcW w:w="1878" w:type="dxa"/>
          </w:tcPr>
          <w:p w14:paraId="0FD4F1C0" w14:textId="04BEBA0A" w:rsidR="003703F4" w:rsidRPr="003703F4" w:rsidRDefault="3D41582F" w:rsidP="707956CB">
            <w:pPr>
              <w:pStyle w:val="Tabletext"/>
            </w:pPr>
            <w:r w:rsidRPr="707956CB">
              <w:t>TC-1</w:t>
            </w:r>
            <w:r w:rsidR="086E53EE" w:rsidRPr="707956CB">
              <w:t xml:space="preserve"> </w:t>
            </w:r>
            <w:r w:rsidR="5DB4A967" w:rsidRPr="707956CB">
              <w:t xml:space="preserve">- </w:t>
            </w:r>
            <w:r w:rsidR="6B5456E2" w:rsidRPr="707956CB">
              <w:t>Registration</w:t>
            </w:r>
            <w:r w:rsidR="086E53EE" w:rsidRPr="707956CB">
              <w:t xml:space="preserve"> Test</w:t>
            </w:r>
          </w:p>
        </w:tc>
        <w:tc>
          <w:tcPr>
            <w:tcW w:w="1650" w:type="dxa"/>
          </w:tcPr>
          <w:p w14:paraId="4E6A693C" w14:textId="02C149A4" w:rsidR="4DB866E5" w:rsidRDefault="4DB866E5" w:rsidP="707956CB">
            <w:pPr>
              <w:pStyle w:val="Tabletext"/>
            </w:pPr>
          </w:p>
        </w:tc>
        <w:tc>
          <w:tcPr>
            <w:tcW w:w="5832" w:type="dxa"/>
          </w:tcPr>
          <w:p w14:paraId="659A4F69" w14:textId="57CF6AA8" w:rsidR="003703F4" w:rsidRPr="003703F4" w:rsidRDefault="0D9F65D0" w:rsidP="707956CB">
            <w:pPr>
              <w:keepLines/>
              <w:pBdr>
                <w:top w:val="nil"/>
                <w:left w:val="nil"/>
                <w:bottom w:val="nil"/>
                <w:right w:val="nil"/>
                <w:between w:val="nil"/>
              </w:pBdr>
              <w:spacing w:after="120"/>
            </w:pPr>
            <w:r w:rsidRPr="707956CB">
              <w:t>Req-Func-Sw-1</w:t>
            </w:r>
          </w:p>
          <w:p w14:paraId="4359EE56" w14:textId="6673BFC3" w:rsidR="003703F4" w:rsidRPr="003703F4" w:rsidRDefault="10865BB1" w:rsidP="707956CB">
            <w:pPr>
              <w:keepLines/>
              <w:pBdr>
                <w:top w:val="nil"/>
                <w:left w:val="nil"/>
                <w:bottom w:val="nil"/>
                <w:right w:val="nil"/>
                <w:between w:val="nil"/>
              </w:pBdr>
              <w:spacing w:after="120"/>
            </w:pPr>
            <w:r w:rsidRPr="707956CB">
              <w:t>Req-Func-Sw-12</w:t>
            </w:r>
          </w:p>
          <w:p w14:paraId="5936821B" w14:textId="049A8C9C" w:rsidR="003703F4" w:rsidRPr="003703F4" w:rsidRDefault="1064C948" w:rsidP="707956CB">
            <w:pPr>
              <w:keepLines/>
              <w:pBdr>
                <w:top w:val="nil"/>
                <w:left w:val="nil"/>
                <w:bottom w:val="nil"/>
                <w:right w:val="nil"/>
                <w:between w:val="nil"/>
              </w:pBdr>
              <w:spacing w:after="120"/>
            </w:pPr>
            <w:r w:rsidRPr="707956CB">
              <w:t>Req-Func-Hw-1</w:t>
            </w:r>
          </w:p>
          <w:p w14:paraId="15908D0A" w14:textId="754A9AA2" w:rsidR="003703F4" w:rsidRPr="003703F4" w:rsidRDefault="335C64AB" w:rsidP="707956CB">
            <w:pPr>
              <w:keepLines/>
              <w:pBdr>
                <w:top w:val="nil"/>
                <w:left w:val="nil"/>
                <w:bottom w:val="nil"/>
                <w:right w:val="nil"/>
                <w:between w:val="nil"/>
              </w:pBdr>
              <w:spacing w:after="120"/>
            </w:pPr>
            <w:r w:rsidRPr="707956CB">
              <w:t>Req-Func-Hw-2</w:t>
            </w:r>
          </w:p>
          <w:p w14:paraId="537B209B" w14:textId="7CD1C7A0" w:rsidR="003703F4" w:rsidRPr="003703F4" w:rsidRDefault="579D6843" w:rsidP="707956CB">
            <w:pPr>
              <w:keepLines/>
              <w:pBdr>
                <w:top w:val="nil"/>
                <w:left w:val="nil"/>
                <w:bottom w:val="nil"/>
                <w:right w:val="nil"/>
                <w:between w:val="nil"/>
              </w:pBdr>
              <w:spacing w:after="120"/>
            </w:pPr>
            <w:r w:rsidRPr="707956CB">
              <w:t>Req-Func-Hw-5</w:t>
            </w:r>
          </w:p>
          <w:p w14:paraId="5BDE38F1" w14:textId="07F22288" w:rsidR="003703F4" w:rsidRPr="003703F4" w:rsidRDefault="084B0629" w:rsidP="707956CB">
            <w:pPr>
              <w:keepLines/>
              <w:pBdr>
                <w:top w:val="nil"/>
                <w:left w:val="nil"/>
                <w:bottom w:val="nil"/>
                <w:right w:val="nil"/>
                <w:between w:val="nil"/>
              </w:pBdr>
              <w:spacing w:after="120"/>
            </w:pPr>
            <w:r w:rsidRPr="707956CB">
              <w:t>Req-Func-Hw-8</w:t>
            </w:r>
          </w:p>
          <w:p w14:paraId="6047A5A0" w14:textId="5A3A2989" w:rsidR="003703F4" w:rsidRPr="003703F4" w:rsidRDefault="3460836B" w:rsidP="707956CB">
            <w:pPr>
              <w:pStyle w:val="Tabletext"/>
            </w:pPr>
            <w:r w:rsidRPr="707956CB">
              <w:t>Qual-Req-2</w:t>
            </w:r>
          </w:p>
          <w:p w14:paraId="363B02BA" w14:textId="71219F6A" w:rsidR="003703F4" w:rsidRPr="003703F4" w:rsidRDefault="277E3484" w:rsidP="707956CB">
            <w:pPr>
              <w:pStyle w:val="Tabletext"/>
            </w:pPr>
            <w:r w:rsidRPr="707956CB">
              <w:t>Qual-Req-3</w:t>
            </w:r>
          </w:p>
          <w:p w14:paraId="63ADC44C" w14:textId="33091D4A" w:rsidR="003703F4" w:rsidRPr="003703F4" w:rsidRDefault="277E3484" w:rsidP="707956CB">
            <w:pPr>
              <w:pStyle w:val="Tabletext"/>
            </w:pPr>
            <w:r w:rsidRPr="707956CB">
              <w:t>Qual-Req-4</w:t>
            </w:r>
          </w:p>
          <w:p w14:paraId="774B1941" w14:textId="3F6A6377" w:rsidR="003703F4" w:rsidRPr="003703F4" w:rsidRDefault="62BED0FC" w:rsidP="707956CB">
            <w:pPr>
              <w:pStyle w:val="Tabletext"/>
            </w:pPr>
            <w:r w:rsidRPr="707956CB">
              <w:t>Qual-Req-5</w:t>
            </w:r>
          </w:p>
        </w:tc>
      </w:tr>
      <w:tr w:rsidR="003703F4" w14:paraId="03F6C1A3" w14:textId="77777777" w:rsidTr="707956CB">
        <w:trPr>
          <w:trHeight w:val="300"/>
        </w:trPr>
        <w:tc>
          <w:tcPr>
            <w:tcW w:w="1878" w:type="dxa"/>
          </w:tcPr>
          <w:p w14:paraId="691DA5EE" w14:textId="121DB0EA" w:rsidR="003703F4" w:rsidRPr="003703F4" w:rsidRDefault="3D41582F" w:rsidP="707956CB">
            <w:pPr>
              <w:pStyle w:val="Tabletext"/>
            </w:pPr>
            <w:r w:rsidRPr="707956CB">
              <w:t>TC-2</w:t>
            </w:r>
            <w:r w:rsidR="111B6143" w:rsidRPr="707956CB">
              <w:t xml:space="preserve"> - </w:t>
            </w:r>
            <w:r w:rsidR="0B55C757" w:rsidRPr="707956CB">
              <w:t>Login</w:t>
            </w:r>
            <w:r w:rsidR="03D1F4E4" w:rsidRPr="707956CB">
              <w:t xml:space="preserve"> </w:t>
            </w:r>
            <w:r w:rsidR="2F937874" w:rsidRPr="707956CB">
              <w:t>Te</w:t>
            </w:r>
            <w:r w:rsidR="0C45C282" w:rsidRPr="707956CB">
              <w:t xml:space="preserve">st </w:t>
            </w:r>
          </w:p>
        </w:tc>
        <w:tc>
          <w:tcPr>
            <w:tcW w:w="1650" w:type="dxa"/>
          </w:tcPr>
          <w:p w14:paraId="22DA52A9" w14:textId="71276CA9" w:rsidR="4DB866E5" w:rsidRDefault="4DB866E5" w:rsidP="707956CB">
            <w:pPr>
              <w:pStyle w:val="Tabletext"/>
            </w:pPr>
          </w:p>
        </w:tc>
        <w:tc>
          <w:tcPr>
            <w:tcW w:w="5832" w:type="dxa"/>
          </w:tcPr>
          <w:p w14:paraId="278E2004" w14:textId="526E2D8B" w:rsidR="003703F4" w:rsidRPr="003703F4" w:rsidRDefault="6C4CC730" w:rsidP="707956CB">
            <w:pPr>
              <w:pStyle w:val="Tabletext"/>
            </w:pPr>
            <w:r w:rsidRPr="707956CB">
              <w:t>Req-Func-Sw-12</w:t>
            </w:r>
          </w:p>
          <w:p w14:paraId="1F6DF80F" w14:textId="57A17EFD" w:rsidR="003703F4" w:rsidRPr="003703F4" w:rsidRDefault="0545780F" w:rsidP="707956CB">
            <w:pPr>
              <w:pStyle w:val="Tabletext"/>
            </w:pPr>
            <w:r w:rsidRPr="707956CB">
              <w:t>Req-Func-Hw-1</w:t>
            </w:r>
          </w:p>
          <w:p w14:paraId="1FA9B490" w14:textId="5D782E2C" w:rsidR="003703F4" w:rsidRPr="003703F4" w:rsidRDefault="5AB2FCD8" w:rsidP="707956CB">
            <w:pPr>
              <w:pStyle w:val="Tabletext"/>
            </w:pPr>
            <w:r w:rsidRPr="707956CB">
              <w:t>Req-Func-Hw-2</w:t>
            </w:r>
          </w:p>
          <w:p w14:paraId="2ABEAF0A" w14:textId="51FFB657" w:rsidR="003703F4" w:rsidRPr="003703F4" w:rsidRDefault="70CFF5D8" w:rsidP="707956CB">
            <w:pPr>
              <w:pStyle w:val="Tabletext"/>
            </w:pPr>
            <w:r w:rsidRPr="707956CB">
              <w:t>Req-Func-Hw-5</w:t>
            </w:r>
          </w:p>
          <w:p w14:paraId="19EE987E" w14:textId="2F613941" w:rsidR="003703F4" w:rsidRPr="003703F4" w:rsidRDefault="4BA5B4EA" w:rsidP="707956CB">
            <w:pPr>
              <w:pStyle w:val="Tabletext"/>
            </w:pPr>
            <w:r w:rsidRPr="707956CB">
              <w:t>Req-Func-Hw-8</w:t>
            </w:r>
          </w:p>
          <w:p w14:paraId="1D8BA47B" w14:textId="1D5DA849" w:rsidR="003703F4" w:rsidRPr="003703F4" w:rsidRDefault="1482A9F4" w:rsidP="707956CB">
            <w:pPr>
              <w:pStyle w:val="Tabletext"/>
            </w:pPr>
            <w:r w:rsidRPr="707956CB">
              <w:t>Qual-Req-2</w:t>
            </w:r>
          </w:p>
          <w:p w14:paraId="1FEC739C" w14:textId="223765C1" w:rsidR="003703F4" w:rsidRPr="003703F4" w:rsidRDefault="7E203BCD" w:rsidP="707956CB">
            <w:pPr>
              <w:pStyle w:val="Tabletext"/>
            </w:pPr>
            <w:r w:rsidRPr="707956CB">
              <w:t>Qual-Req-3</w:t>
            </w:r>
          </w:p>
          <w:p w14:paraId="7E23AEE8" w14:textId="028511FB" w:rsidR="003703F4" w:rsidRPr="003703F4" w:rsidRDefault="2E96C045" w:rsidP="707956CB">
            <w:pPr>
              <w:pStyle w:val="Tabletext"/>
            </w:pPr>
            <w:r w:rsidRPr="707956CB">
              <w:t>Qual-Req-4</w:t>
            </w:r>
          </w:p>
          <w:p w14:paraId="31737D52" w14:textId="2D91B42F" w:rsidR="003703F4" w:rsidRPr="003703F4" w:rsidRDefault="3984F00E" w:rsidP="707956CB">
            <w:pPr>
              <w:pStyle w:val="Tabletext"/>
            </w:pPr>
            <w:r w:rsidRPr="707956CB">
              <w:t>Qual-Req-5</w:t>
            </w:r>
          </w:p>
        </w:tc>
      </w:tr>
      <w:tr w:rsidR="003703F4" w14:paraId="0E155D4C" w14:textId="77777777" w:rsidTr="707956CB">
        <w:trPr>
          <w:trHeight w:val="300"/>
        </w:trPr>
        <w:tc>
          <w:tcPr>
            <w:tcW w:w="1878" w:type="dxa"/>
          </w:tcPr>
          <w:p w14:paraId="2C6F33CD" w14:textId="3BF4443F" w:rsidR="003703F4" w:rsidRPr="003703F4" w:rsidRDefault="3D41582F" w:rsidP="707956CB">
            <w:pPr>
              <w:pStyle w:val="Tabletext"/>
            </w:pPr>
            <w:r w:rsidRPr="707956CB">
              <w:t>TC-3</w:t>
            </w:r>
            <w:r w:rsidR="7AD93DA9" w:rsidRPr="707956CB">
              <w:t xml:space="preserve"> </w:t>
            </w:r>
            <w:r w:rsidR="2974EA6C" w:rsidRPr="707956CB">
              <w:t>- GUI Nav</w:t>
            </w:r>
            <w:r w:rsidR="7E7F7388" w:rsidRPr="707956CB">
              <w:t>igation</w:t>
            </w:r>
          </w:p>
        </w:tc>
        <w:tc>
          <w:tcPr>
            <w:tcW w:w="1650" w:type="dxa"/>
          </w:tcPr>
          <w:p w14:paraId="63710024" w14:textId="52AD59E7" w:rsidR="4DB866E5" w:rsidRDefault="4DB866E5" w:rsidP="707956CB">
            <w:pPr>
              <w:pStyle w:val="Tabletext"/>
            </w:pPr>
          </w:p>
        </w:tc>
        <w:tc>
          <w:tcPr>
            <w:tcW w:w="5832" w:type="dxa"/>
          </w:tcPr>
          <w:p w14:paraId="306910D5" w14:textId="76670FE1" w:rsidR="003703F4" w:rsidRPr="003703F4" w:rsidRDefault="58D562C2" w:rsidP="707956CB">
            <w:pPr>
              <w:pStyle w:val="Tabletext"/>
              <w:pBdr>
                <w:top w:val="nil"/>
                <w:left w:val="nil"/>
                <w:bottom w:val="nil"/>
                <w:right w:val="nil"/>
                <w:between w:val="nil"/>
              </w:pBdr>
            </w:pPr>
            <w:r w:rsidRPr="707956CB">
              <w:t>Req-Func-Sw-2</w:t>
            </w:r>
          </w:p>
          <w:p w14:paraId="5502A218" w14:textId="245BB468" w:rsidR="003703F4" w:rsidRPr="003703F4" w:rsidRDefault="224A6EBE" w:rsidP="707956CB">
            <w:pPr>
              <w:pStyle w:val="Tabletext"/>
              <w:pBdr>
                <w:top w:val="nil"/>
                <w:left w:val="nil"/>
                <w:bottom w:val="nil"/>
                <w:right w:val="nil"/>
                <w:between w:val="nil"/>
              </w:pBdr>
            </w:pPr>
            <w:r w:rsidRPr="707956CB">
              <w:t>Req-Func-Sw-4</w:t>
            </w:r>
          </w:p>
          <w:p w14:paraId="1685DE1B" w14:textId="08AEFD12" w:rsidR="003703F4" w:rsidRPr="003703F4" w:rsidRDefault="098882A2" w:rsidP="707956CB">
            <w:pPr>
              <w:pStyle w:val="Tabletext"/>
              <w:pBdr>
                <w:top w:val="nil"/>
                <w:left w:val="nil"/>
                <w:bottom w:val="nil"/>
                <w:right w:val="nil"/>
                <w:between w:val="nil"/>
              </w:pBdr>
            </w:pPr>
            <w:r w:rsidRPr="707956CB">
              <w:t>Req-Func-Sw-5</w:t>
            </w:r>
          </w:p>
          <w:p w14:paraId="4620F12E" w14:textId="59F5AAF9" w:rsidR="003703F4" w:rsidRPr="003703F4" w:rsidRDefault="5923911E" w:rsidP="707956CB">
            <w:pPr>
              <w:pStyle w:val="Tabletext"/>
              <w:pBdr>
                <w:top w:val="nil"/>
                <w:left w:val="nil"/>
                <w:bottom w:val="nil"/>
                <w:right w:val="nil"/>
                <w:between w:val="nil"/>
              </w:pBdr>
            </w:pPr>
            <w:r w:rsidRPr="707956CB">
              <w:t>Req-Func-Sw-6</w:t>
            </w:r>
          </w:p>
          <w:p w14:paraId="6DB24630" w14:textId="47273276" w:rsidR="003703F4" w:rsidRPr="003703F4" w:rsidRDefault="74F88700" w:rsidP="707956CB">
            <w:pPr>
              <w:pStyle w:val="Tabletext"/>
              <w:pBdr>
                <w:top w:val="nil"/>
                <w:left w:val="nil"/>
                <w:bottom w:val="nil"/>
                <w:right w:val="nil"/>
                <w:between w:val="nil"/>
              </w:pBdr>
            </w:pPr>
            <w:r w:rsidRPr="707956CB">
              <w:t>Req-Func-Sw-7</w:t>
            </w:r>
          </w:p>
          <w:p w14:paraId="69C453ED" w14:textId="0E82CD85" w:rsidR="003703F4" w:rsidRPr="003703F4" w:rsidRDefault="7A69E760" w:rsidP="707956CB">
            <w:pPr>
              <w:pStyle w:val="Tabletext"/>
              <w:pBdr>
                <w:top w:val="nil"/>
                <w:left w:val="nil"/>
                <w:bottom w:val="nil"/>
                <w:right w:val="nil"/>
                <w:between w:val="nil"/>
              </w:pBdr>
            </w:pPr>
            <w:r w:rsidRPr="707956CB">
              <w:t>Req-Func-Sw-14</w:t>
            </w:r>
          </w:p>
          <w:p w14:paraId="634186F5" w14:textId="3567A933" w:rsidR="003703F4" w:rsidRPr="003703F4" w:rsidRDefault="06865D75" w:rsidP="707956CB">
            <w:pPr>
              <w:pStyle w:val="Tabletext"/>
              <w:pBdr>
                <w:top w:val="nil"/>
                <w:left w:val="nil"/>
                <w:bottom w:val="nil"/>
                <w:right w:val="nil"/>
                <w:between w:val="nil"/>
              </w:pBdr>
            </w:pPr>
            <w:r w:rsidRPr="707956CB">
              <w:t>Req-Func-Sw-15</w:t>
            </w:r>
          </w:p>
          <w:p w14:paraId="3D05678A" w14:textId="7FC88445" w:rsidR="003703F4" w:rsidRPr="003703F4" w:rsidRDefault="52DDEFE3" w:rsidP="707956CB">
            <w:pPr>
              <w:pStyle w:val="Tabletext"/>
              <w:pBdr>
                <w:top w:val="nil"/>
                <w:left w:val="nil"/>
                <w:bottom w:val="nil"/>
                <w:right w:val="nil"/>
                <w:between w:val="nil"/>
              </w:pBdr>
            </w:pPr>
            <w:r w:rsidRPr="707956CB">
              <w:t>Req-Func-Sw-16</w:t>
            </w:r>
          </w:p>
          <w:p w14:paraId="51B568E5" w14:textId="038AC777" w:rsidR="003703F4" w:rsidRPr="003703F4" w:rsidRDefault="1336679E" w:rsidP="707956CB">
            <w:pPr>
              <w:pStyle w:val="Tabletext"/>
              <w:pBdr>
                <w:top w:val="nil"/>
                <w:left w:val="nil"/>
                <w:bottom w:val="nil"/>
                <w:right w:val="nil"/>
                <w:between w:val="nil"/>
              </w:pBdr>
            </w:pPr>
            <w:r w:rsidRPr="707956CB">
              <w:t>Req-Func-Sw-17</w:t>
            </w:r>
          </w:p>
          <w:p w14:paraId="4922F573" w14:textId="2881E881" w:rsidR="003703F4" w:rsidRPr="003703F4" w:rsidRDefault="282439AD" w:rsidP="707956CB">
            <w:pPr>
              <w:pStyle w:val="Tabletext"/>
              <w:pBdr>
                <w:top w:val="nil"/>
                <w:left w:val="nil"/>
                <w:bottom w:val="nil"/>
                <w:right w:val="nil"/>
                <w:between w:val="nil"/>
              </w:pBdr>
            </w:pPr>
            <w:r w:rsidRPr="707956CB">
              <w:t>Req-Func-Hw-1</w:t>
            </w:r>
          </w:p>
          <w:p w14:paraId="3C03531A" w14:textId="10099D62" w:rsidR="003703F4" w:rsidRPr="003703F4" w:rsidRDefault="0E89FCA2" w:rsidP="707956CB">
            <w:pPr>
              <w:pStyle w:val="Tabletext"/>
              <w:pBdr>
                <w:top w:val="nil"/>
                <w:left w:val="nil"/>
                <w:bottom w:val="nil"/>
                <w:right w:val="nil"/>
                <w:between w:val="nil"/>
              </w:pBdr>
            </w:pPr>
            <w:r w:rsidRPr="707956CB">
              <w:t>Req-Func-Hw-2</w:t>
            </w:r>
          </w:p>
          <w:p w14:paraId="2CB84812" w14:textId="0ECF1196" w:rsidR="003703F4" w:rsidRPr="003703F4" w:rsidRDefault="0805355E" w:rsidP="707956CB">
            <w:pPr>
              <w:pStyle w:val="Tabletext"/>
              <w:pBdr>
                <w:top w:val="nil"/>
                <w:left w:val="nil"/>
                <w:bottom w:val="nil"/>
                <w:right w:val="nil"/>
                <w:between w:val="nil"/>
              </w:pBdr>
            </w:pPr>
            <w:r w:rsidRPr="707956CB">
              <w:t>Req-Func-Hw-5</w:t>
            </w:r>
          </w:p>
          <w:p w14:paraId="0549E157" w14:textId="3399ADA6" w:rsidR="003703F4" w:rsidRPr="003703F4" w:rsidRDefault="4AA7C426" w:rsidP="707956CB">
            <w:pPr>
              <w:pStyle w:val="Tabletext"/>
              <w:pBdr>
                <w:top w:val="nil"/>
                <w:left w:val="nil"/>
                <w:bottom w:val="nil"/>
                <w:right w:val="nil"/>
                <w:between w:val="nil"/>
              </w:pBdr>
            </w:pPr>
            <w:r w:rsidRPr="707956CB">
              <w:t>Req-Func-Hw-7</w:t>
            </w:r>
          </w:p>
          <w:p w14:paraId="32F0FDD0" w14:textId="37BF89D5" w:rsidR="003703F4" w:rsidRPr="003703F4" w:rsidRDefault="0E33A9D5" w:rsidP="707956CB">
            <w:pPr>
              <w:pStyle w:val="Tabletext"/>
              <w:pBdr>
                <w:top w:val="nil"/>
                <w:left w:val="nil"/>
                <w:bottom w:val="nil"/>
                <w:right w:val="nil"/>
                <w:between w:val="nil"/>
              </w:pBdr>
            </w:pPr>
            <w:r w:rsidRPr="707956CB">
              <w:lastRenderedPageBreak/>
              <w:t>Req-Func-Hw-8</w:t>
            </w:r>
          </w:p>
          <w:p w14:paraId="4C7CBBC1" w14:textId="038F01F7" w:rsidR="003703F4" w:rsidRPr="003703F4" w:rsidRDefault="164AEC17" w:rsidP="707956CB">
            <w:pPr>
              <w:pStyle w:val="Tabletext"/>
              <w:pBdr>
                <w:top w:val="nil"/>
                <w:left w:val="nil"/>
                <w:bottom w:val="nil"/>
                <w:right w:val="nil"/>
                <w:between w:val="nil"/>
              </w:pBdr>
            </w:pPr>
            <w:r w:rsidRPr="707956CB">
              <w:t>Req-Func-Hw-9</w:t>
            </w:r>
          </w:p>
          <w:p w14:paraId="2577628E" w14:textId="167A25E0" w:rsidR="003703F4" w:rsidRPr="003703F4" w:rsidRDefault="13E73E9B" w:rsidP="707956CB">
            <w:pPr>
              <w:pStyle w:val="Tabletext"/>
            </w:pPr>
            <w:r w:rsidRPr="707956CB">
              <w:t>Qual-Req-1</w:t>
            </w:r>
          </w:p>
          <w:p w14:paraId="33926331" w14:textId="01870396" w:rsidR="003703F4" w:rsidRPr="003703F4" w:rsidRDefault="13E73E9B" w:rsidP="707956CB">
            <w:pPr>
              <w:pStyle w:val="Tabletext"/>
            </w:pPr>
            <w:r w:rsidRPr="707956CB">
              <w:t>Qual-Req-2</w:t>
            </w:r>
          </w:p>
          <w:p w14:paraId="4C25FBDC" w14:textId="2C7376E5" w:rsidR="003703F4" w:rsidRPr="003703F4" w:rsidRDefault="50963BDD" w:rsidP="707956CB">
            <w:pPr>
              <w:pStyle w:val="Tabletext"/>
            </w:pPr>
            <w:r w:rsidRPr="707956CB">
              <w:t>Qual-Req-3</w:t>
            </w:r>
          </w:p>
          <w:p w14:paraId="4123120B" w14:textId="6B1F68F5" w:rsidR="003703F4" w:rsidRPr="003703F4" w:rsidRDefault="624D739D" w:rsidP="707956CB">
            <w:pPr>
              <w:pStyle w:val="Tabletext"/>
            </w:pPr>
            <w:r w:rsidRPr="707956CB">
              <w:t>Qual-Req-5</w:t>
            </w:r>
          </w:p>
        </w:tc>
      </w:tr>
      <w:tr w:rsidR="707956CB" w14:paraId="294250C1" w14:textId="77777777" w:rsidTr="707956CB">
        <w:trPr>
          <w:trHeight w:val="300"/>
        </w:trPr>
        <w:tc>
          <w:tcPr>
            <w:tcW w:w="1878" w:type="dxa"/>
          </w:tcPr>
          <w:p w14:paraId="10CAC2F0" w14:textId="6527F2CB" w:rsidR="0BB68CCE" w:rsidRDefault="0BB68CCE" w:rsidP="707956CB">
            <w:pPr>
              <w:pStyle w:val="Tabletext"/>
            </w:pPr>
            <w:r w:rsidRPr="707956CB">
              <w:lastRenderedPageBreak/>
              <w:t xml:space="preserve">TC-4 </w:t>
            </w:r>
            <w:r w:rsidR="28D56F16" w:rsidRPr="707956CB">
              <w:t xml:space="preserve">- </w:t>
            </w:r>
            <w:r w:rsidRPr="707956CB">
              <w:t>Trading Algorithm</w:t>
            </w:r>
          </w:p>
        </w:tc>
        <w:tc>
          <w:tcPr>
            <w:tcW w:w="1650" w:type="dxa"/>
          </w:tcPr>
          <w:p w14:paraId="30D4247C" w14:textId="493929C6" w:rsidR="707956CB" w:rsidRDefault="707956CB" w:rsidP="707956CB">
            <w:pPr>
              <w:pStyle w:val="Tabletext"/>
            </w:pPr>
          </w:p>
        </w:tc>
        <w:tc>
          <w:tcPr>
            <w:tcW w:w="5832" w:type="dxa"/>
          </w:tcPr>
          <w:p w14:paraId="28F71252" w14:textId="53276DD0" w:rsidR="35974CBF" w:rsidRDefault="35974CBF" w:rsidP="707956CB">
            <w:pPr>
              <w:pStyle w:val="Tabletext"/>
              <w:pBdr>
                <w:top w:val="nil"/>
                <w:left w:val="nil"/>
                <w:bottom w:val="nil"/>
                <w:right w:val="nil"/>
                <w:between w:val="nil"/>
              </w:pBdr>
            </w:pPr>
            <w:r w:rsidRPr="707956CB">
              <w:t>Req-Func-Sw-3</w:t>
            </w:r>
          </w:p>
          <w:p w14:paraId="5B4D67B6" w14:textId="09B49CC7" w:rsidR="4E42338E" w:rsidRDefault="4E42338E" w:rsidP="707956CB">
            <w:pPr>
              <w:pStyle w:val="Tabletext"/>
              <w:pBdr>
                <w:top w:val="nil"/>
                <w:left w:val="nil"/>
                <w:bottom w:val="nil"/>
                <w:right w:val="nil"/>
                <w:between w:val="nil"/>
              </w:pBdr>
            </w:pPr>
            <w:r w:rsidRPr="707956CB">
              <w:t>Req-Func-Sw-6</w:t>
            </w:r>
          </w:p>
          <w:p w14:paraId="1895189A" w14:textId="54359451" w:rsidR="522916BB" w:rsidRDefault="522916BB" w:rsidP="707956CB">
            <w:pPr>
              <w:pStyle w:val="Tabletext"/>
              <w:pBdr>
                <w:top w:val="nil"/>
                <w:left w:val="nil"/>
                <w:bottom w:val="nil"/>
                <w:right w:val="nil"/>
                <w:between w:val="nil"/>
              </w:pBdr>
            </w:pPr>
            <w:r w:rsidRPr="707956CB">
              <w:t>Req-Func-Sw-7</w:t>
            </w:r>
          </w:p>
          <w:p w14:paraId="53311CB3" w14:textId="00E48C03" w:rsidR="035E4F06" w:rsidRDefault="035E4F06" w:rsidP="707956CB">
            <w:pPr>
              <w:pStyle w:val="Tabletext"/>
              <w:pBdr>
                <w:top w:val="nil"/>
                <w:left w:val="nil"/>
                <w:bottom w:val="nil"/>
                <w:right w:val="nil"/>
                <w:between w:val="nil"/>
              </w:pBdr>
            </w:pPr>
            <w:r w:rsidRPr="707956CB">
              <w:t>Req-Func-Sw-10</w:t>
            </w:r>
          </w:p>
          <w:p w14:paraId="5AD79810" w14:textId="0339754A" w:rsidR="04C471D2" w:rsidRDefault="04C471D2" w:rsidP="707956CB">
            <w:pPr>
              <w:pStyle w:val="Tabletext"/>
              <w:pBdr>
                <w:top w:val="nil"/>
                <w:left w:val="nil"/>
                <w:bottom w:val="nil"/>
                <w:right w:val="nil"/>
                <w:between w:val="nil"/>
              </w:pBdr>
            </w:pPr>
            <w:r w:rsidRPr="707956CB">
              <w:t>Req-Func-Sw-11</w:t>
            </w:r>
          </w:p>
          <w:p w14:paraId="175DA7C4" w14:textId="04E6A524" w:rsidR="06CF505B" w:rsidRDefault="06CF505B" w:rsidP="707956CB">
            <w:pPr>
              <w:pStyle w:val="Tabletext"/>
              <w:pBdr>
                <w:top w:val="nil"/>
                <w:left w:val="nil"/>
                <w:bottom w:val="nil"/>
                <w:right w:val="nil"/>
                <w:between w:val="nil"/>
              </w:pBdr>
            </w:pPr>
            <w:r w:rsidRPr="707956CB">
              <w:t>Req-Func-Sw-13</w:t>
            </w:r>
          </w:p>
          <w:p w14:paraId="1BCE842C" w14:textId="18ED502B" w:rsidR="67E821A7" w:rsidRDefault="67E821A7" w:rsidP="707956CB">
            <w:pPr>
              <w:pStyle w:val="Tabletext"/>
              <w:pBdr>
                <w:top w:val="nil"/>
                <w:left w:val="nil"/>
                <w:bottom w:val="nil"/>
                <w:right w:val="nil"/>
                <w:between w:val="nil"/>
              </w:pBdr>
            </w:pPr>
            <w:r w:rsidRPr="707956CB">
              <w:t>Req-Func-Sw-14</w:t>
            </w:r>
          </w:p>
          <w:p w14:paraId="118EA7F0" w14:textId="5F0FCAFC" w:rsidR="4B6A34C1" w:rsidRDefault="4B6A34C1" w:rsidP="707956CB">
            <w:pPr>
              <w:pStyle w:val="Tabletext"/>
              <w:pBdr>
                <w:top w:val="nil"/>
                <w:left w:val="nil"/>
                <w:bottom w:val="nil"/>
                <w:right w:val="nil"/>
                <w:between w:val="nil"/>
              </w:pBdr>
            </w:pPr>
            <w:r w:rsidRPr="707956CB">
              <w:t>Req-Func-Hw-1</w:t>
            </w:r>
          </w:p>
          <w:p w14:paraId="291BC577" w14:textId="61F3609C" w:rsidR="54354CDC" w:rsidRDefault="54354CDC" w:rsidP="707956CB">
            <w:pPr>
              <w:pStyle w:val="Tabletext"/>
              <w:pBdr>
                <w:top w:val="nil"/>
                <w:left w:val="nil"/>
                <w:bottom w:val="nil"/>
                <w:right w:val="nil"/>
                <w:between w:val="nil"/>
              </w:pBdr>
            </w:pPr>
            <w:r w:rsidRPr="707956CB">
              <w:t>Req-Func-Hw-3</w:t>
            </w:r>
          </w:p>
          <w:p w14:paraId="5AF88854" w14:textId="341D2550" w:rsidR="24A5C665" w:rsidRDefault="24A5C665" w:rsidP="707956CB">
            <w:pPr>
              <w:pStyle w:val="Tabletext"/>
              <w:pBdr>
                <w:top w:val="nil"/>
                <w:left w:val="nil"/>
                <w:bottom w:val="nil"/>
                <w:right w:val="nil"/>
                <w:between w:val="nil"/>
              </w:pBdr>
            </w:pPr>
            <w:r w:rsidRPr="707956CB">
              <w:t>Req-Func-Hw-</w:t>
            </w:r>
            <w:r w:rsidR="071226C5" w:rsidRPr="707956CB">
              <w:t>4</w:t>
            </w:r>
          </w:p>
          <w:p w14:paraId="5B17BC3E" w14:textId="21EF03B3" w:rsidR="75C3D4D4" w:rsidRDefault="75C3D4D4" w:rsidP="707956CB">
            <w:pPr>
              <w:pStyle w:val="Tabletext"/>
              <w:pBdr>
                <w:top w:val="nil"/>
                <w:left w:val="nil"/>
                <w:bottom w:val="nil"/>
                <w:right w:val="nil"/>
                <w:between w:val="nil"/>
              </w:pBdr>
            </w:pPr>
            <w:r w:rsidRPr="707956CB">
              <w:t>Req-Func-Hw-6</w:t>
            </w:r>
          </w:p>
          <w:p w14:paraId="6F1DC55C" w14:textId="78826524" w:rsidR="4D0D3BA7" w:rsidRDefault="4D0D3BA7" w:rsidP="707956CB">
            <w:pPr>
              <w:pStyle w:val="Tabletext"/>
              <w:pBdr>
                <w:top w:val="nil"/>
                <w:left w:val="nil"/>
                <w:bottom w:val="nil"/>
                <w:right w:val="nil"/>
                <w:between w:val="nil"/>
              </w:pBdr>
            </w:pPr>
            <w:r w:rsidRPr="707956CB">
              <w:t>Req-Func-Hw-7</w:t>
            </w:r>
          </w:p>
          <w:p w14:paraId="700F0C0A" w14:textId="04EB90B9" w:rsidR="3E4DBCD3" w:rsidRDefault="3E4DBCD3" w:rsidP="707956CB">
            <w:pPr>
              <w:pStyle w:val="Tabletext"/>
              <w:pBdr>
                <w:top w:val="nil"/>
                <w:left w:val="nil"/>
                <w:bottom w:val="nil"/>
                <w:right w:val="nil"/>
                <w:between w:val="nil"/>
              </w:pBdr>
            </w:pPr>
            <w:r w:rsidRPr="707956CB">
              <w:t>Req-Func-Hw-10</w:t>
            </w:r>
          </w:p>
        </w:tc>
      </w:tr>
      <w:tr w:rsidR="003703F4" w14:paraId="5084B213" w14:textId="77777777" w:rsidTr="707956CB">
        <w:trPr>
          <w:trHeight w:val="300"/>
        </w:trPr>
        <w:tc>
          <w:tcPr>
            <w:tcW w:w="1878" w:type="dxa"/>
          </w:tcPr>
          <w:p w14:paraId="64A8D67E" w14:textId="3D682413" w:rsidR="003703F4" w:rsidRDefault="1B61D68C" w:rsidP="707956CB">
            <w:pPr>
              <w:pStyle w:val="Tabletext"/>
            </w:pPr>
            <w:r w:rsidRPr="707956CB">
              <w:t>TC</w:t>
            </w:r>
            <w:r w:rsidR="64BA14C2" w:rsidRPr="707956CB">
              <w:t>-</w:t>
            </w:r>
            <w:r w:rsidR="65F5E7EE" w:rsidRPr="707956CB">
              <w:t>5</w:t>
            </w:r>
            <w:r w:rsidRPr="707956CB">
              <w:t xml:space="preserve"> </w:t>
            </w:r>
            <w:r w:rsidR="66D95828" w:rsidRPr="707956CB">
              <w:t xml:space="preserve">- </w:t>
            </w:r>
            <w:r w:rsidR="620C7871" w:rsidRPr="707956CB">
              <w:t xml:space="preserve">Logout </w:t>
            </w:r>
            <w:r w:rsidR="73EF510A" w:rsidRPr="707956CB">
              <w:t>Test</w:t>
            </w:r>
          </w:p>
        </w:tc>
        <w:tc>
          <w:tcPr>
            <w:tcW w:w="1650" w:type="dxa"/>
          </w:tcPr>
          <w:p w14:paraId="3AF3B9BC" w14:textId="594C5495" w:rsidR="4DB866E5" w:rsidRDefault="4DB866E5" w:rsidP="707956CB">
            <w:pPr>
              <w:pStyle w:val="Tabletext"/>
            </w:pPr>
          </w:p>
        </w:tc>
        <w:tc>
          <w:tcPr>
            <w:tcW w:w="5832" w:type="dxa"/>
          </w:tcPr>
          <w:p w14:paraId="4635668B" w14:textId="4C6828F5" w:rsidR="003703F4" w:rsidRDefault="663825E4" w:rsidP="707956CB">
            <w:pPr>
              <w:pStyle w:val="Tabletext"/>
            </w:pPr>
            <w:r w:rsidRPr="707956CB">
              <w:t>Req-Func-Hw-1</w:t>
            </w:r>
          </w:p>
          <w:p w14:paraId="17FC0177" w14:textId="303FE764" w:rsidR="003703F4" w:rsidRDefault="5B2057DD" w:rsidP="707956CB">
            <w:pPr>
              <w:pStyle w:val="Tabletext"/>
            </w:pPr>
            <w:r w:rsidRPr="707956CB">
              <w:t>Req-Func-Hw-2</w:t>
            </w:r>
          </w:p>
          <w:p w14:paraId="18FFCDC4" w14:textId="1ABCA65C" w:rsidR="003703F4" w:rsidRDefault="14BEBA5F" w:rsidP="707956CB">
            <w:pPr>
              <w:pStyle w:val="Tabletext"/>
            </w:pPr>
            <w:r w:rsidRPr="707956CB">
              <w:t>Req-Func-Hw-8</w:t>
            </w:r>
          </w:p>
          <w:p w14:paraId="0944DFFB" w14:textId="43193931" w:rsidR="003703F4" w:rsidRDefault="18CD7100" w:rsidP="707956CB">
            <w:pPr>
              <w:pStyle w:val="Tabletext"/>
            </w:pPr>
            <w:r w:rsidRPr="707956CB">
              <w:t>Qual-Req-2</w:t>
            </w:r>
          </w:p>
          <w:p w14:paraId="56795943" w14:textId="173C6358" w:rsidR="003703F4" w:rsidRDefault="592DDF40" w:rsidP="707956CB">
            <w:pPr>
              <w:pStyle w:val="Tabletext"/>
            </w:pPr>
            <w:r w:rsidRPr="707956CB">
              <w:t>Qual-Req-3</w:t>
            </w:r>
          </w:p>
          <w:p w14:paraId="060363E9" w14:textId="6A18803B" w:rsidR="003703F4" w:rsidRDefault="63C8486E" w:rsidP="707956CB">
            <w:pPr>
              <w:pStyle w:val="Tabletext"/>
            </w:pPr>
            <w:r w:rsidRPr="707956CB">
              <w:t>Qual-Req-4</w:t>
            </w:r>
          </w:p>
          <w:p w14:paraId="3C398E38" w14:textId="66416399" w:rsidR="003703F4" w:rsidRDefault="63C8486E" w:rsidP="707956CB">
            <w:pPr>
              <w:pStyle w:val="Tabletext"/>
            </w:pPr>
            <w:r w:rsidRPr="707956CB">
              <w:t>Qual-Req-5</w:t>
            </w:r>
          </w:p>
        </w:tc>
      </w:tr>
    </w:tbl>
    <w:p w14:paraId="7A5CEFB6" w14:textId="670048F2" w:rsidR="0082017F" w:rsidRDefault="73AA5AA5" w:rsidP="4DB866E5">
      <w:pPr>
        <w:pStyle w:val="Heading1"/>
        <w:rPr>
          <w:lang w:val="en-GB"/>
        </w:rPr>
      </w:pPr>
      <w:bookmarkStart w:id="37" w:name="_Toc226756406"/>
      <w:r w:rsidRPr="35204A9E">
        <w:rPr>
          <w:lang w:val="en-GB"/>
        </w:rPr>
        <w:t xml:space="preserve">Appendix B – </w:t>
      </w:r>
      <w:r w:rsidR="5C79F959" w:rsidRPr="35204A9E">
        <w:rPr>
          <w:lang w:val="en-GB"/>
        </w:rPr>
        <w:t>Test</w:t>
      </w:r>
      <w:r w:rsidRPr="35204A9E">
        <w:rPr>
          <w:lang w:val="en-GB"/>
        </w:rPr>
        <w:t xml:space="preserve"> Case 1 – </w:t>
      </w:r>
      <w:r w:rsidR="33252180" w:rsidRPr="35204A9E">
        <w:rPr>
          <w:lang w:val="en-GB"/>
        </w:rPr>
        <w:t>Registration</w:t>
      </w:r>
      <w:r w:rsidR="7A1C40E1" w:rsidRPr="35204A9E">
        <w:rPr>
          <w:lang w:val="en-GB"/>
        </w:rPr>
        <w:t xml:space="preserve"> Test</w:t>
      </w:r>
      <w:bookmarkEnd w:id="37"/>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7018"/>
      </w:tblGrid>
      <w:tr w:rsidR="00DE1027" w14:paraId="42FB3EE1" w14:textId="77777777" w:rsidTr="35204A9E">
        <w:tc>
          <w:tcPr>
            <w:tcW w:w="2304" w:type="dxa"/>
          </w:tcPr>
          <w:p w14:paraId="71A9C5E1" w14:textId="2AB3EFC7" w:rsidR="00DE1027" w:rsidRPr="00DE1027" w:rsidRDefault="00F944BD" w:rsidP="00DE1027">
            <w:pPr>
              <w:pStyle w:val="Tabletext"/>
              <w:rPr>
                <w:b/>
              </w:rPr>
            </w:pPr>
            <w:bookmarkStart w:id="38" w:name="_Hlk132586023"/>
            <w:r>
              <w:rPr>
                <w:b/>
              </w:rPr>
              <w:t>Test Case</w:t>
            </w:r>
            <w:r w:rsidR="00DE1027" w:rsidRPr="00DE1027">
              <w:rPr>
                <w:b/>
              </w:rPr>
              <w:t xml:space="preserve"> ID</w:t>
            </w:r>
          </w:p>
        </w:tc>
        <w:tc>
          <w:tcPr>
            <w:tcW w:w="7018" w:type="dxa"/>
          </w:tcPr>
          <w:p w14:paraId="19193C95" w14:textId="59500906" w:rsidR="00DE1027" w:rsidRPr="00DE1027" w:rsidRDefault="452A794D" w:rsidP="4DB866E5">
            <w:pPr>
              <w:pStyle w:val="Tabletext"/>
              <w:jc w:val="both"/>
            </w:pPr>
            <w:r w:rsidRPr="4DB866E5">
              <w:t>TC-1</w:t>
            </w:r>
          </w:p>
        </w:tc>
      </w:tr>
      <w:tr w:rsidR="00DE1027" w14:paraId="0A51BF03" w14:textId="77777777" w:rsidTr="35204A9E">
        <w:tc>
          <w:tcPr>
            <w:tcW w:w="2304" w:type="dxa"/>
          </w:tcPr>
          <w:p w14:paraId="3BA812C8" w14:textId="65576D89" w:rsidR="00DE1027" w:rsidRPr="00DE1027" w:rsidRDefault="00F944BD" w:rsidP="003D7D49">
            <w:pPr>
              <w:pStyle w:val="Tabletext"/>
              <w:rPr>
                <w:b/>
              </w:rPr>
            </w:pPr>
            <w:r>
              <w:rPr>
                <w:b/>
              </w:rPr>
              <w:t>Test</w:t>
            </w:r>
            <w:r w:rsidR="00DE1027" w:rsidRPr="00DE1027">
              <w:rPr>
                <w:b/>
              </w:rPr>
              <w:t xml:space="preserve"> Case Name</w:t>
            </w:r>
          </w:p>
        </w:tc>
        <w:tc>
          <w:tcPr>
            <w:tcW w:w="7018" w:type="dxa"/>
          </w:tcPr>
          <w:p w14:paraId="5EC94483" w14:textId="2339501B" w:rsidR="00DE1027" w:rsidRDefault="57518311" w:rsidP="707956CB">
            <w:pPr>
              <w:pStyle w:val="Tabletext"/>
              <w:jc w:val="both"/>
            </w:pPr>
            <w:r w:rsidRPr="707956CB">
              <w:t>Registration Test</w:t>
            </w:r>
          </w:p>
        </w:tc>
      </w:tr>
      <w:tr w:rsidR="00DE1027" w14:paraId="729180C8" w14:textId="77777777" w:rsidTr="35204A9E">
        <w:tc>
          <w:tcPr>
            <w:tcW w:w="2304" w:type="dxa"/>
          </w:tcPr>
          <w:p w14:paraId="371B2936" w14:textId="66A0F303" w:rsidR="00DE1027" w:rsidRPr="00DE1027" w:rsidRDefault="00DE1027" w:rsidP="003D7D49">
            <w:pPr>
              <w:pStyle w:val="Tabletext"/>
              <w:rPr>
                <w:b/>
              </w:rPr>
            </w:pPr>
            <w:r>
              <w:rPr>
                <w:b/>
              </w:rPr>
              <w:t>Brief Description</w:t>
            </w:r>
          </w:p>
        </w:tc>
        <w:tc>
          <w:tcPr>
            <w:tcW w:w="7018" w:type="dxa"/>
          </w:tcPr>
          <w:p w14:paraId="2808BEEE" w14:textId="3941A32E" w:rsidR="00F944BD" w:rsidRDefault="16A3F5E5" w:rsidP="707956CB">
            <w:pPr>
              <w:pStyle w:val="Tabletext"/>
              <w:jc w:val="both"/>
            </w:pPr>
            <w:r w:rsidRPr="707956CB">
              <w:t>This test tests different registration scenarios, successful and unsuccessful, to ensure registration works properly.</w:t>
            </w:r>
          </w:p>
        </w:tc>
      </w:tr>
      <w:tr w:rsidR="00406F97" w:rsidRPr="00476E78" w14:paraId="6D288340" w14:textId="77777777" w:rsidTr="35204A9E">
        <w:tc>
          <w:tcPr>
            <w:tcW w:w="2304" w:type="dxa"/>
          </w:tcPr>
          <w:p w14:paraId="3E5C460F" w14:textId="77777777" w:rsidR="00406F97" w:rsidRDefault="00406F97" w:rsidP="00895288">
            <w:pPr>
              <w:pStyle w:val="Tabletext"/>
              <w:rPr>
                <w:b/>
              </w:rPr>
            </w:pPr>
            <w:r>
              <w:rPr>
                <w:b/>
              </w:rPr>
              <w:t>Priority</w:t>
            </w:r>
          </w:p>
        </w:tc>
        <w:tc>
          <w:tcPr>
            <w:tcW w:w="7018" w:type="dxa"/>
          </w:tcPr>
          <w:p w14:paraId="468B682E" w14:textId="3F29AB4E" w:rsidR="00406F97" w:rsidRPr="00476E78" w:rsidRDefault="123E7443" w:rsidP="707956CB">
            <w:pPr>
              <w:pStyle w:val="Tabletext"/>
              <w:jc w:val="both"/>
            </w:pPr>
            <w:r w:rsidRPr="707956CB">
              <w:t>Medium</w:t>
            </w:r>
          </w:p>
        </w:tc>
      </w:tr>
      <w:tr w:rsidR="00F944BD" w14:paraId="48CFA59A" w14:textId="77777777" w:rsidTr="35204A9E">
        <w:tc>
          <w:tcPr>
            <w:tcW w:w="2304" w:type="dxa"/>
          </w:tcPr>
          <w:p w14:paraId="19EB4C08" w14:textId="2F333BEE" w:rsidR="00F944BD" w:rsidRDefault="00F944BD" w:rsidP="003D7D49">
            <w:pPr>
              <w:pStyle w:val="Tabletext"/>
              <w:rPr>
                <w:b/>
              </w:rPr>
            </w:pPr>
            <w:r>
              <w:rPr>
                <w:b/>
              </w:rPr>
              <w:t>Planned Test Duration</w:t>
            </w:r>
          </w:p>
        </w:tc>
        <w:tc>
          <w:tcPr>
            <w:tcW w:w="7018" w:type="dxa"/>
          </w:tcPr>
          <w:p w14:paraId="72D0A179" w14:textId="5F87E394" w:rsidR="00F944BD" w:rsidRDefault="521231D7" w:rsidP="707956CB">
            <w:pPr>
              <w:pStyle w:val="Tabletext"/>
              <w:jc w:val="both"/>
            </w:pPr>
            <w:commentRangeStart w:id="39"/>
            <w:r w:rsidRPr="707956CB">
              <w:t>0.1 Hours</w:t>
            </w:r>
            <w:commentRangeEnd w:id="39"/>
            <w:r w:rsidR="001B28D6">
              <w:rPr>
                <w:rStyle w:val="CommentReference"/>
              </w:rPr>
              <w:commentReference w:id="39"/>
            </w:r>
          </w:p>
        </w:tc>
      </w:tr>
      <w:tr w:rsidR="003703F4" w14:paraId="3C90A370" w14:textId="77777777" w:rsidTr="35204A9E">
        <w:tc>
          <w:tcPr>
            <w:tcW w:w="2304" w:type="dxa"/>
          </w:tcPr>
          <w:p w14:paraId="7D198BCF" w14:textId="6A61755B" w:rsidR="003703F4" w:rsidRPr="00DE1027" w:rsidRDefault="003703F4" w:rsidP="003703F4">
            <w:pPr>
              <w:pStyle w:val="Tabletext"/>
              <w:rPr>
                <w:b/>
              </w:rPr>
            </w:pPr>
            <w:r w:rsidRPr="00DE1027">
              <w:rPr>
                <w:b/>
              </w:rPr>
              <w:t>Current Version</w:t>
            </w:r>
          </w:p>
        </w:tc>
        <w:tc>
          <w:tcPr>
            <w:tcW w:w="7018" w:type="dxa"/>
          </w:tcPr>
          <w:p w14:paraId="4C9A9984" w14:textId="4E669116" w:rsidR="003703F4" w:rsidRDefault="5CBC4BDB" w:rsidP="707956CB">
            <w:pPr>
              <w:pStyle w:val="Tabletext"/>
              <w:jc w:val="both"/>
            </w:pPr>
            <w:r w:rsidRPr="707956CB">
              <w:t>1.0</w:t>
            </w:r>
          </w:p>
        </w:tc>
      </w:tr>
      <w:tr w:rsidR="003703F4" w14:paraId="09CCC368" w14:textId="77777777" w:rsidTr="35204A9E">
        <w:tc>
          <w:tcPr>
            <w:tcW w:w="2304" w:type="dxa"/>
          </w:tcPr>
          <w:p w14:paraId="797BE87C" w14:textId="657FF252" w:rsidR="003703F4" w:rsidRPr="00DE1027" w:rsidRDefault="003703F4" w:rsidP="003703F4">
            <w:pPr>
              <w:pStyle w:val="Tabletext"/>
              <w:rPr>
                <w:b/>
              </w:rPr>
            </w:pPr>
            <w:r w:rsidRPr="00DE1027">
              <w:rPr>
                <w:b/>
              </w:rPr>
              <w:lastRenderedPageBreak/>
              <w:t xml:space="preserve">Date of </w:t>
            </w:r>
            <w:r w:rsidR="00406F97">
              <w:rPr>
                <w:b/>
              </w:rPr>
              <w:t>First</w:t>
            </w:r>
            <w:r w:rsidRPr="00DE1027">
              <w:rPr>
                <w:b/>
              </w:rPr>
              <w:t xml:space="preserve"> Version</w:t>
            </w:r>
          </w:p>
        </w:tc>
        <w:tc>
          <w:tcPr>
            <w:tcW w:w="7018" w:type="dxa"/>
          </w:tcPr>
          <w:p w14:paraId="2192E066" w14:textId="4FBFADDE" w:rsidR="003703F4" w:rsidRDefault="1AF1F7A5" w:rsidP="707956CB">
            <w:pPr>
              <w:pStyle w:val="Tabletext"/>
              <w:jc w:val="both"/>
            </w:pPr>
            <w:r w:rsidRPr="35204A9E">
              <w:t>4/</w:t>
            </w:r>
            <w:r w:rsidR="310BB4D8" w:rsidRPr="35204A9E">
              <w:t>0</w:t>
            </w:r>
            <w:r w:rsidR="46641B54" w:rsidRPr="35204A9E">
              <w:t>1</w:t>
            </w:r>
            <w:r w:rsidRPr="35204A9E">
              <w:t>/202</w:t>
            </w:r>
            <w:r w:rsidR="6D390FCD" w:rsidRPr="35204A9E">
              <w:t>6</w:t>
            </w:r>
          </w:p>
        </w:tc>
      </w:tr>
      <w:tr w:rsidR="00406F97" w14:paraId="58CDA4D6" w14:textId="77777777" w:rsidTr="35204A9E">
        <w:tc>
          <w:tcPr>
            <w:tcW w:w="2304" w:type="dxa"/>
          </w:tcPr>
          <w:p w14:paraId="423FAAA3" w14:textId="62004A3F" w:rsidR="00406F97" w:rsidRPr="00DE1027" w:rsidRDefault="00406F97" w:rsidP="00406F97">
            <w:pPr>
              <w:pStyle w:val="Tabletext"/>
              <w:rPr>
                <w:b/>
              </w:rPr>
            </w:pPr>
            <w:r w:rsidRPr="00DE1027">
              <w:rPr>
                <w:b/>
              </w:rPr>
              <w:t xml:space="preserve">Date of </w:t>
            </w:r>
            <w:r>
              <w:rPr>
                <w:b/>
              </w:rPr>
              <w:t xml:space="preserve">Current </w:t>
            </w:r>
            <w:r w:rsidRPr="00DE1027">
              <w:rPr>
                <w:b/>
              </w:rPr>
              <w:t>Version</w:t>
            </w:r>
          </w:p>
        </w:tc>
        <w:tc>
          <w:tcPr>
            <w:tcW w:w="7018" w:type="dxa"/>
          </w:tcPr>
          <w:p w14:paraId="1F81FCD8" w14:textId="63EDBEDF" w:rsidR="00406F97" w:rsidRDefault="519A3E23" w:rsidP="707956CB">
            <w:pPr>
              <w:pStyle w:val="Tabletext"/>
              <w:jc w:val="both"/>
            </w:pPr>
            <w:r w:rsidRPr="35204A9E">
              <w:t>4/</w:t>
            </w:r>
            <w:r w:rsidR="310BB4D8" w:rsidRPr="35204A9E">
              <w:t>0</w:t>
            </w:r>
            <w:r w:rsidR="188CBD17" w:rsidRPr="35204A9E">
              <w:t>1</w:t>
            </w:r>
            <w:r w:rsidRPr="35204A9E">
              <w:t>/202</w:t>
            </w:r>
            <w:r w:rsidR="6D390FCD" w:rsidRPr="35204A9E">
              <w:t>6</w:t>
            </w:r>
          </w:p>
        </w:tc>
      </w:tr>
      <w:tr w:rsidR="00476E78" w14:paraId="1D2E3CA9" w14:textId="77777777" w:rsidTr="35204A9E">
        <w:tc>
          <w:tcPr>
            <w:tcW w:w="2304" w:type="dxa"/>
          </w:tcPr>
          <w:p w14:paraId="6CB2ABDB" w14:textId="1C932C9E" w:rsidR="00476E78" w:rsidRPr="00DE1027" w:rsidRDefault="00476E78" w:rsidP="00476E78">
            <w:pPr>
              <w:pStyle w:val="Tabletext"/>
              <w:rPr>
                <w:b/>
              </w:rPr>
            </w:pPr>
            <w:r w:rsidRPr="00DE1027">
              <w:rPr>
                <w:b/>
              </w:rPr>
              <w:t>Created By</w:t>
            </w:r>
          </w:p>
        </w:tc>
        <w:tc>
          <w:tcPr>
            <w:tcW w:w="7018" w:type="dxa"/>
          </w:tcPr>
          <w:p w14:paraId="1D77EF91" w14:textId="4EB4D65F" w:rsidR="00476E78" w:rsidRDefault="360A5E5A" w:rsidP="707956CB">
            <w:pPr>
              <w:pStyle w:val="Tabletext"/>
              <w:jc w:val="both"/>
            </w:pPr>
            <w:r w:rsidRPr="707956CB">
              <w:t>Brady Bottari</w:t>
            </w:r>
          </w:p>
        </w:tc>
      </w:tr>
      <w:tr w:rsidR="00476E78" w14:paraId="6C1660F3" w14:textId="77777777" w:rsidTr="35204A9E">
        <w:tc>
          <w:tcPr>
            <w:tcW w:w="2304" w:type="dxa"/>
          </w:tcPr>
          <w:p w14:paraId="216E3F83" w14:textId="21C5180E" w:rsidR="00476E78" w:rsidRPr="00DE1027" w:rsidRDefault="00476E78" w:rsidP="00476E78">
            <w:pPr>
              <w:pStyle w:val="Tabletext"/>
              <w:rPr>
                <w:b/>
              </w:rPr>
            </w:pPr>
            <w:r>
              <w:rPr>
                <w:b/>
              </w:rPr>
              <w:t>Last Update By</w:t>
            </w:r>
          </w:p>
        </w:tc>
        <w:tc>
          <w:tcPr>
            <w:tcW w:w="7018" w:type="dxa"/>
          </w:tcPr>
          <w:p w14:paraId="1D8756B7" w14:textId="1038A189" w:rsidR="00476E78" w:rsidRDefault="32307B1B" w:rsidP="707956CB">
            <w:pPr>
              <w:pStyle w:val="Tabletext"/>
              <w:jc w:val="both"/>
            </w:pPr>
            <w:r w:rsidRPr="707956CB">
              <w:t>Brady Bottari</w:t>
            </w:r>
          </w:p>
        </w:tc>
      </w:tr>
      <w:tr w:rsidR="00476E78" w14:paraId="7B9AB678" w14:textId="77777777" w:rsidTr="35204A9E">
        <w:tc>
          <w:tcPr>
            <w:tcW w:w="2304" w:type="dxa"/>
          </w:tcPr>
          <w:p w14:paraId="67626CBC" w14:textId="3764BCB2" w:rsidR="00476E78" w:rsidRDefault="00476E78" w:rsidP="00476E78">
            <w:pPr>
              <w:pStyle w:val="Tabletext"/>
              <w:rPr>
                <w:b/>
              </w:rPr>
            </w:pPr>
            <w:r>
              <w:rPr>
                <w:b/>
              </w:rPr>
              <w:t>Approved By</w:t>
            </w:r>
          </w:p>
        </w:tc>
        <w:tc>
          <w:tcPr>
            <w:tcW w:w="7018" w:type="dxa"/>
          </w:tcPr>
          <w:p w14:paraId="45F24DAD" w14:textId="7CB285B8" w:rsidR="00476E78" w:rsidRDefault="2D68C5C7" w:rsidP="707956CB">
            <w:pPr>
              <w:pStyle w:val="Tabletext"/>
              <w:jc w:val="both"/>
            </w:pPr>
            <w:r w:rsidRPr="707956CB">
              <w:t>Ayesha Khan</w:t>
            </w:r>
          </w:p>
        </w:tc>
      </w:tr>
      <w:tr w:rsidR="00476E78" w14:paraId="627178B8" w14:textId="77777777" w:rsidTr="35204A9E">
        <w:tc>
          <w:tcPr>
            <w:tcW w:w="2304" w:type="dxa"/>
          </w:tcPr>
          <w:p w14:paraId="6FB019E6" w14:textId="49479B46" w:rsidR="00476E78" w:rsidRPr="00DE1027" w:rsidRDefault="00476E78" w:rsidP="00476E78">
            <w:pPr>
              <w:pStyle w:val="Tabletext"/>
              <w:rPr>
                <w:b/>
                <w:bCs/>
              </w:rPr>
            </w:pPr>
            <w:r>
              <w:rPr>
                <w:b/>
                <w:bCs/>
              </w:rPr>
              <w:t>The version of Software Under Test</w:t>
            </w:r>
          </w:p>
        </w:tc>
        <w:tc>
          <w:tcPr>
            <w:tcW w:w="7018" w:type="dxa"/>
          </w:tcPr>
          <w:p w14:paraId="51DE911A" w14:textId="2A5F57DA" w:rsidR="00476E78" w:rsidRDefault="15849EA9" w:rsidP="707956CB">
            <w:pPr>
              <w:pStyle w:val="Tabletext"/>
              <w:jc w:val="both"/>
            </w:pPr>
            <w:r w:rsidRPr="707956CB">
              <w:t>1.0</w:t>
            </w:r>
          </w:p>
        </w:tc>
      </w:tr>
      <w:tr w:rsidR="00476E78" w14:paraId="1E80947B" w14:textId="77777777" w:rsidTr="35204A9E">
        <w:tc>
          <w:tcPr>
            <w:tcW w:w="2304" w:type="dxa"/>
            <w:tcBorders>
              <w:top w:val="single" w:sz="6" w:space="0" w:color="auto"/>
              <w:left w:val="single" w:sz="6" w:space="0" w:color="auto"/>
              <w:bottom w:val="single" w:sz="6" w:space="0" w:color="auto"/>
              <w:right w:val="single" w:sz="6" w:space="0" w:color="auto"/>
            </w:tcBorders>
          </w:tcPr>
          <w:p w14:paraId="7B91FA2A" w14:textId="21F3C389" w:rsidR="00476E78" w:rsidRPr="00DE1027" w:rsidRDefault="00476E78" w:rsidP="00476E78">
            <w:pPr>
              <w:pStyle w:val="Tabletext"/>
              <w:rPr>
                <w:b/>
                <w:bCs/>
              </w:rPr>
            </w:pPr>
            <w:r>
              <w:rPr>
                <w:b/>
                <w:bCs/>
              </w:rPr>
              <w:t>Test Engineer to Conduct the Test</w:t>
            </w:r>
          </w:p>
        </w:tc>
        <w:tc>
          <w:tcPr>
            <w:tcW w:w="7018" w:type="dxa"/>
            <w:tcBorders>
              <w:top w:val="single" w:sz="6" w:space="0" w:color="auto"/>
              <w:left w:val="single" w:sz="6" w:space="0" w:color="auto"/>
              <w:bottom w:val="single" w:sz="6" w:space="0" w:color="auto"/>
              <w:right w:val="single" w:sz="6" w:space="0" w:color="auto"/>
            </w:tcBorders>
          </w:tcPr>
          <w:p w14:paraId="2A37172B" w14:textId="1C9F3E02" w:rsidR="00476E78" w:rsidRPr="0061785D" w:rsidRDefault="64895AC4" w:rsidP="707956CB">
            <w:pPr>
              <w:pStyle w:val="Tabletext"/>
              <w:jc w:val="both"/>
            </w:pPr>
            <w:r w:rsidRPr="707956CB">
              <w:t>Brady Bottari</w:t>
            </w:r>
          </w:p>
        </w:tc>
      </w:tr>
      <w:tr w:rsidR="00476E78" w14:paraId="14737B3E" w14:textId="77777777" w:rsidTr="35204A9E">
        <w:tc>
          <w:tcPr>
            <w:tcW w:w="2304" w:type="dxa"/>
            <w:tcBorders>
              <w:top w:val="single" w:sz="6" w:space="0" w:color="auto"/>
              <w:left w:val="single" w:sz="6" w:space="0" w:color="auto"/>
              <w:bottom w:val="single" w:sz="6" w:space="0" w:color="auto"/>
              <w:right w:val="single" w:sz="6" w:space="0" w:color="auto"/>
            </w:tcBorders>
          </w:tcPr>
          <w:p w14:paraId="45CCED94" w14:textId="037EA804" w:rsidR="00476E78" w:rsidRPr="00DE1027" w:rsidRDefault="00476E78" w:rsidP="00476E78">
            <w:pPr>
              <w:pStyle w:val="Tabletext"/>
              <w:rPr>
                <w:b/>
                <w:bCs/>
              </w:rPr>
            </w:pPr>
            <w:r>
              <w:rPr>
                <w:b/>
                <w:bCs/>
              </w:rPr>
              <w:t>List of Test Support Software</w:t>
            </w:r>
          </w:p>
        </w:tc>
        <w:tc>
          <w:tcPr>
            <w:tcW w:w="7018" w:type="dxa"/>
            <w:tcBorders>
              <w:top w:val="single" w:sz="6" w:space="0" w:color="auto"/>
              <w:left w:val="single" w:sz="6" w:space="0" w:color="auto"/>
              <w:bottom w:val="single" w:sz="6" w:space="0" w:color="auto"/>
              <w:right w:val="single" w:sz="6" w:space="0" w:color="auto"/>
            </w:tcBorders>
          </w:tcPr>
          <w:p w14:paraId="61C317C3" w14:textId="62E2446D" w:rsidR="00476E78" w:rsidRPr="0061785D" w:rsidRDefault="4B774140" w:rsidP="707956CB">
            <w:pPr>
              <w:pStyle w:val="Tabletext"/>
              <w:jc w:val="both"/>
            </w:pPr>
            <w:proofErr w:type="spellStart"/>
            <w:r w:rsidRPr="707956CB">
              <w:t>PyTest</w:t>
            </w:r>
            <w:proofErr w:type="spellEnd"/>
          </w:p>
        </w:tc>
      </w:tr>
      <w:tr w:rsidR="00476E78" w14:paraId="4D7D04B3" w14:textId="77777777" w:rsidTr="35204A9E">
        <w:tc>
          <w:tcPr>
            <w:tcW w:w="2304" w:type="dxa"/>
            <w:tcBorders>
              <w:top w:val="single" w:sz="6" w:space="0" w:color="auto"/>
              <w:left w:val="single" w:sz="6" w:space="0" w:color="auto"/>
              <w:bottom w:val="single" w:sz="6" w:space="0" w:color="auto"/>
              <w:right w:val="single" w:sz="6" w:space="0" w:color="auto"/>
            </w:tcBorders>
          </w:tcPr>
          <w:p w14:paraId="2D4BC67A" w14:textId="2620AC13" w:rsidR="00476E78" w:rsidRPr="00DE1027" w:rsidRDefault="00476E78" w:rsidP="00476E78">
            <w:pPr>
              <w:pStyle w:val="Tabletext"/>
              <w:rPr>
                <w:b/>
                <w:bCs/>
              </w:rPr>
            </w:pPr>
            <w:r>
              <w:rPr>
                <w:b/>
                <w:bCs/>
              </w:rPr>
              <w:t>List of Test Support Hardware</w:t>
            </w:r>
          </w:p>
        </w:tc>
        <w:tc>
          <w:tcPr>
            <w:tcW w:w="7018" w:type="dxa"/>
            <w:tcBorders>
              <w:top w:val="single" w:sz="6" w:space="0" w:color="auto"/>
              <w:left w:val="single" w:sz="6" w:space="0" w:color="auto"/>
              <w:bottom w:val="single" w:sz="6" w:space="0" w:color="auto"/>
              <w:right w:val="single" w:sz="6" w:space="0" w:color="auto"/>
            </w:tcBorders>
          </w:tcPr>
          <w:p w14:paraId="4F09FEB3" w14:textId="66E52ECE" w:rsidR="00476E78" w:rsidRPr="0061785D" w:rsidRDefault="5C469A5B" w:rsidP="707956CB">
            <w:pPr>
              <w:pStyle w:val="Tabletext"/>
              <w:jc w:val="both"/>
            </w:pPr>
            <w:r w:rsidRPr="35204A9E">
              <w:t>N</w:t>
            </w:r>
            <w:r w:rsidR="0162AACC" w:rsidRPr="35204A9E">
              <w:t>/A</w:t>
            </w:r>
          </w:p>
        </w:tc>
      </w:tr>
      <w:bookmarkEnd w:id="38"/>
    </w:tbl>
    <w:p w14:paraId="48C4B864" w14:textId="544AE7D8" w:rsidR="00A50C2C" w:rsidRDefault="00A50C2C" w:rsidP="00A50C2C">
      <w:pPr>
        <w:rPr>
          <w:lang w:val="en-GB"/>
        </w:rPr>
      </w:pPr>
    </w:p>
    <w:p w14:paraId="58AD3092" w14:textId="7DD6C2A5" w:rsidR="00F944BD" w:rsidRPr="00C73A53" w:rsidRDefault="00F944BD" w:rsidP="00A50C2C">
      <w:pPr>
        <w:rPr>
          <w:b/>
          <w:bCs/>
          <w:lang w:val="en-GB"/>
        </w:rPr>
      </w:pPr>
      <w:bookmarkStart w:id="40" w:name="_Hlk132586091"/>
      <w:r w:rsidRPr="00C73A53">
        <w:rPr>
          <w:b/>
          <w:bCs/>
          <w:lang w:val="en-GB"/>
        </w:rPr>
        <w:t>Test Case 1 Scenario</w:t>
      </w:r>
    </w:p>
    <w:tbl>
      <w:tblPr>
        <w:tblStyle w:val="TableGrid"/>
        <w:tblW w:w="0" w:type="auto"/>
        <w:tblLook w:val="04A0" w:firstRow="1" w:lastRow="0" w:firstColumn="1" w:lastColumn="0" w:noHBand="0" w:noVBand="1"/>
      </w:tblPr>
      <w:tblGrid>
        <w:gridCol w:w="959"/>
        <w:gridCol w:w="2551"/>
        <w:gridCol w:w="2552"/>
        <w:gridCol w:w="3260"/>
      </w:tblGrid>
      <w:tr w:rsidR="00F944BD" w14:paraId="049E11F0" w14:textId="77777777" w:rsidTr="35204A9E">
        <w:tc>
          <w:tcPr>
            <w:tcW w:w="959" w:type="dxa"/>
          </w:tcPr>
          <w:p w14:paraId="6BA0A67A" w14:textId="27F55229" w:rsidR="00F944BD" w:rsidRDefault="00F944BD" w:rsidP="00A50C2C">
            <w:pPr>
              <w:rPr>
                <w:lang w:val="en-GB"/>
              </w:rPr>
            </w:pPr>
            <w:bookmarkStart w:id="41" w:name="_Hlk132586077"/>
            <w:r>
              <w:rPr>
                <w:lang w:val="en-GB"/>
              </w:rPr>
              <w:t>Test Step Number</w:t>
            </w:r>
          </w:p>
        </w:tc>
        <w:tc>
          <w:tcPr>
            <w:tcW w:w="2551" w:type="dxa"/>
          </w:tcPr>
          <w:p w14:paraId="0D1F79AE" w14:textId="29950311" w:rsidR="00F944BD" w:rsidRDefault="00F944BD" w:rsidP="00A50C2C">
            <w:pPr>
              <w:rPr>
                <w:lang w:val="en-GB"/>
              </w:rPr>
            </w:pPr>
            <w:r>
              <w:rPr>
                <w:lang w:val="en-GB"/>
              </w:rPr>
              <w:t>Input</w:t>
            </w:r>
          </w:p>
        </w:tc>
        <w:tc>
          <w:tcPr>
            <w:tcW w:w="2552" w:type="dxa"/>
          </w:tcPr>
          <w:p w14:paraId="0B8BB64C" w14:textId="00B8DB59" w:rsidR="00F944BD" w:rsidRDefault="00F944BD" w:rsidP="00A50C2C">
            <w:pPr>
              <w:rPr>
                <w:lang w:val="en-GB"/>
              </w:rPr>
            </w:pPr>
            <w:r>
              <w:rPr>
                <w:lang w:val="en-GB"/>
              </w:rPr>
              <w:t>Expected</w:t>
            </w:r>
          </w:p>
        </w:tc>
        <w:tc>
          <w:tcPr>
            <w:tcW w:w="3260" w:type="dxa"/>
          </w:tcPr>
          <w:p w14:paraId="09DD29ED" w14:textId="394DD134" w:rsidR="00F944BD" w:rsidRDefault="00F944BD" w:rsidP="00A50C2C">
            <w:pPr>
              <w:rPr>
                <w:lang w:val="en-GB"/>
              </w:rPr>
            </w:pPr>
            <w:r>
              <w:rPr>
                <w:lang w:val="en-GB"/>
              </w:rPr>
              <w:t>Result (Pass/Fail)</w:t>
            </w:r>
          </w:p>
        </w:tc>
      </w:tr>
      <w:tr w:rsidR="35204A9E" w14:paraId="2D8CB576" w14:textId="77777777" w:rsidTr="35204A9E">
        <w:trPr>
          <w:trHeight w:val="300"/>
        </w:trPr>
        <w:tc>
          <w:tcPr>
            <w:tcW w:w="959" w:type="dxa"/>
          </w:tcPr>
          <w:p w14:paraId="11E0F069" w14:textId="3BC7D08E" w:rsidR="5037E6C3" w:rsidRDefault="5037E6C3" w:rsidP="35204A9E">
            <w:pPr>
              <w:rPr>
                <w:lang w:val="en-GB"/>
              </w:rPr>
            </w:pPr>
            <w:r w:rsidRPr="35204A9E">
              <w:rPr>
                <w:lang w:val="en-GB"/>
              </w:rPr>
              <w:t>1</w:t>
            </w:r>
          </w:p>
        </w:tc>
        <w:tc>
          <w:tcPr>
            <w:tcW w:w="2551" w:type="dxa"/>
          </w:tcPr>
          <w:p w14:paraId="579DEE03" w14:textId="79D4E52E" w:rsidR="5037E6C3" w:rsidRDefault="5037E6C3" w:rsidP="35204A9E">
            <w:pPr>
              <w:jc w:val="both"/>
              <w:rPr>
                <w:lang w:val="en-GB"/>
              </w:rPr>
            </w:pPr>
            <w:r w:rsidRPr="35204A9E">
              <w:rPr>
                <w:lang w:val="en-GB"/>
              </w:rPr>
              <w:t>Run the application.</w:t>
            </w:r>
          </w:p>
        </w:tc>
        <w:tc>
          <w:tcPr>
            <w:tcW w:w="2552" w:type="dxa"/>
          </w:tcPr>
          <w:p w14:paraId="28868585" w14:textId="14C75F7E" w:rsidR="5037E6C3" w:rsidRDefault="5037E6C3" w:rsidP="35204A9E">
            <w:pPr>
              <w:jc w:val="both"/>
              <w:rPr>
                <w:lang w:val="en-GB"/>
              </w:rPr>
            </w:pPr>
            <w:r w:rsidRPr="35204A9E">
              <w:rPr>
                <w:lang w:val="en-GB"/>
              </w:rPr>
              <w:t>The application starts running and displays the “Registration/Login” menu.</w:t>
            </w:r>
          </w:p>
        </w:tc>
        <w:tc>
          <w:tcPr>
            <w:tcW w:w="3260" w:type="dxa"/>
          </w:tcPr>
          <w:p w14:paraId="084C7ABD" w14:textId="5819C448" w:rsidR="5037E6C3" w:rsidRDefault="5037E6C3" w:rsidP="35204A9E">
            <w:pPr>
              <w:rPr>
                <w:lang w:val="en-GB"/>
              </w:rPr>
            </w:pPr>
            <w:r w:rsidRPr="35204A9E">
              <w:rPr>
                <w:lang w:val="en-GB"/>
              </w:rPr>
              <w:t>Pass</w:t>
            </w:r>
          </w:p>
        </w:tc>
      </w:tr>
      <w:tr w:rsidR="35204A9E" w14:paraId="54C16F29" w14:textId="77777777" w:rsidTr="35204A9E">
        <w:trPr>
          <w:trHeight w:val="300"/>
        </w:trPr>
        <w:tc>
          <w:tcPr>
            <w:tcW w:w="959" w:type="dxa"/>
          </w:tcPr>
          <w:p w14:paraId="4202333E" w14:textId="244E072A" w:rsidR="5037E6C3" w:rsidRDefault="5037E6C3" w:rsidP="35204A9E">
            <w:r w:rsidRPr="35204A9E">
              <w:rPr>
                <w:lang w:val="en-GB"/>
              </w:rPr>
              <w:t>2</w:t>
            </w:r>
          </w:p>
        </w:tc>
        <w:tc>
          <w:tcPr>
            <w:tcW w:w="2551" w:type="dxa"/>
          </w:tcPr>
          <w:p w14:paraId="7ACEB5D1" w14:textId="1F22DE56" w:rsidR="5037E6C3" w:rsidRDefault="5037E6C3" w:rsidP="35204A9E">
            <w:pPr>
              <w:jc w:val="both"/>
              <w:rPr>
                <w:lang w:val="en-GB"/>
              </w:rPr>
            </w:pPr>
            <w:r w:rsidRPr="35204A9E">
              <w:rPr>
                <w:lang w:val="en-GB"/>
              </w:rPr>
              <w:t>Click on “Register”.</w:t>
            </w:r>
          </w:p>
        </w:tc>
        <w:tc>
          <w:tcPr>
            <w:tcW w:w="2552" w:type="dxa"/>
          </w:tcPr>
          <w:p w14:paraId="530CCCF1" w14:textId="0F553F20" w:rsidR="5037E6C3" w:rsidRDefault="5037E6C3" w:rsidP="35204A9E">
            <w:pPr>
              <w:jc w:val="both"/>
              <w:rPr>
                <w:lang w:val="en-GB"/>
              </w:rPr>
            </w:pPr>
            <w:r w:rsidRPr="35204A9E">
              <w:rPr>
                <w:lang w:val="en-GB"/>
              </w:rPr>
              <w:t>The system displays a prompt for the user to enter a username and password.</w:t>
            </w:r>
          </w:p>
        </w:tc>
        <w:tc>
          <w:tcPr>
            <w:tcW w:w="3260" w:type="dxa"/>
          </w:tcPr>
          <w:p w14:paraId="33740412" w14:textId="0310F8D9" w:rsidR="5037E6C3" w:rsidRDefault="5037E6C3" w:rsidP="35204A9E">
            <w:pPr>
              <w:rPr>
                <w:lang w:val="en-GB"/>
              </w:rPr>
            </w:pPr>
            <w:r w:rsidRPr="35204A9E">
              <w:rPr>
                <w:lang w:val="en-GB"/>
              </w:rPr>
              <w:t>Pass</w:t>
            </w:r>
          </w:p>
        </w:tc>
      </w:tr>
      <w:tr w:rsidR="00E20B08" w14:paraId="24692D42" w14:textId="77777777" w:rsidTr="35204A9E">
        <w:tc>
          <w:tcPr>
            <w:tcW w:w="959" w:type="dxa"/>
          </w:tcPr>
          <w:p w14:paraId="4D57ACAB" w14:textId="1C0D06D7" w:rsidR="00E20B08" w:rsidRDefault="5037E6C3" w:rsidP="00E20B08">
            <w:pPr>
              <w:rPr>
                <w:lang w:val="en-GB"/>
              </w:rPr>
            </w:pPr>
            <w:r w:rsidRPr="35204A9E">
              <w:rPr>
                <w:lang w:val="en-GB"/>
              </w:rPr>
              <w:t>3</w:t>
            </w:r>
          </w:p>
        </w:tc>
        <w:tc>
          <w:tcPr>
            <w:tcW w:w="2551" w:type="dxa"/>
          </w:tcPr>
          <w:p w14:paraId="44E140EE" w14:textId="7865D171" w:rsidR="00E20B08" w:rsidRPr="000448CA" w:rsidRDefault="2BC43510" w:rsidP="707956CB">
            <w:pPr>
              <w:jc w:val="both"/>
              <w:rPr>
                <w:lang w:val="en-GB"/>
              </w:rPr>
            </w:pPr>
            <w:r w:rsidRPr="707956CB">
              <w:rPr>
                <w:lang w:val="en-GB"/>
              </w:rPr>
              <w:t>R</w:t>
            </w:r>
            <w:r w:rsidR="1F877E2B" w:rsidRPr="707956CB">
              <w:rPr>
                <w:lang w:val="en-GB"/>
              </w:rPr>
              <w:t>egister a user</w:t>
            </w:r>
            <w:r w:rsidR="30D3A263" w:rsidRPr="707956CB">
              <w:rPr>
                <w:lang w:val="en-GB"/>
              </w:rPr>
              <w:t xml:space="preserve"> </w:t>
            </w:r>
            <w:r w:rsidR="56AD7C2F" w:rsidRPr="707956CB">
              <w:rPr>
                <w:lang w:val="en-GB"/>
              </w:rPr>
              <w:t>with</w:t>
            </w:r>
            <w:r w:rsidR="1F877E2B" w:rsidRPr="707956CB">
              <w:rPr>
                <w:lang w:val="en-GB"/>
              </w:rPr>
              <w:t xml:space="preserve"> no email</w:t>
            </w:r>
            <w:r w:rsidR="03AB9932" w:rsidRPr="707956CB">
              <w:rPr>
                <w:lang w:val="en-GB"/>
              </w:rPr>
              <w:t xml:space="preserve"> and the following credentials:</w:t>
            </w:r>
            <w:r w:rsidR="1F877E2B" w:rsidRPr="707956CB">
              <w:rPr>
                <w:lang w:val="en-GB"/>
              </w:rPr>
              <w:t xml:space="preserve"> </w:t>
            </w:r>
          </w:p>
          <w:p w14:paraId="6368C192" w14:textId="6A14736B" w:rsidR="00E20B08" w:rsidRPr="000448CA" w:rsidRDefault="00E20B08" w:rsidP="707956CB">
            <w:pPr>
              <w:jc w:val="both"/>
              <w:rPr>
                <w:lang w:val="en-GB"/>
              </w:rPr>
            </w:pPr>
          </w:p>
          <w:p w14:paraId="28EA6858" w14:textId="5460935F" w:rsidR="00E20B08" w:rsidRPr="000448CA" w:rsidRDefault="3447A94E" w:rsidP="707956CB">
            <w:pPr>
              <w:jc w:val="both"/>
              <w:rPr>
                <w:lang w:val="en-GB"/>
              </w:rPr>
            </w:pPr>
            <w:r w:rsidRPr="707956CB">
              <w:rPr>
                <w:lang w:val="en-GB"/>
              </w:rPr>
              <w:t>U</w:t>
            </w:r>
            <w:r w:rsidR="1F877E2B" w:rsidRPr="707956CB">
              <w:rPr>
                <w:lang w:val="en-GB"/>
              </w:rPr>
              <w:t>sername: Alice</w:t>
            </w:r>
          </w:p>
          <w:p w14:paraId="3787F762" w14:textId="76FED2C4" w:rsidR="00E20B08" w:rsidRPr="000448CA" w:rsidRDefault="1F877E2B" w:rsidP="707956CB">
            <w:pPr>
              <w:jc w:val="both"/>
              <w:rPr>
                <w:lang w:val="en-GB"/>
              </w:rPr>
            </w:pPr>
            <w:r w:rsidRPr="707956CB">
              <w:rPr>
                <w:lang w:val="en-GB"/>
              </w:rPr>
              <w:t>Password: Password1</w:t>
            </w:r>
          </w:p>
        </w:tc>
        <w:tc>
          <w:tcPr>
            <w:tcW w:w="2552" w:type="dxa"/>
          </w:tcPr>
          <w:p w14:paraId="762A4D94" w14:textId="7E0894E9" w:rsidR="00E20B08" w:rsidRPr="000448CA" w:rsidRDefault="4344B864" w:rsidP="707956CB">
            <w:pPr>
              <w:jc w:val="both"/>
              <w:rPr>
                <w:lang w:val="en-GB"/>
              </w:rPr>
            </w:pPr>
            <w:r w:rsidRPr="707956CB">
              <w:rPr>
                <w:lang w:val="en-GB"/>
              </w:rPr>
              <w:t xml:space="preserve">The system accepts the parameters for registration and registers the test user with the password. </w:t>
            </w:r>
          </w:p>
        </w:tc>
        <w:tc>
          <w:tcPr>
            <w:tcW w:w="3260" w:type="dxa"/>
          </w:tcPr>
          <w:p w14:paraId="4FEF24F2" w14:textId="579EFCE0" w:rsidR="00E20B08" w:rsidRPr="000448CA" w:rsidRDefault="34599047" w:rsidP="707956CB">
            <w:pPr>
              <w:jc w:val="both"/>
              <w:rPr>
                <w:lang w:val="en-GB"/>
              </w:rPr>
            </w:pPr>
            <w:r w:rsidRPr="707956CB">
              <w:rPr>
                <w:lang w:val="en-GB"/>
              </w:rPr>
              <w:t>Pass</w:t>
            </w:r>
          </w:p>
        </w:tc>
      </w:tr>
      <w:tr w:rsidR="00E20B08" w14:paraId="1BC57C31" w14:textId="77777777" w:rsidTr="35204A9E">
        <w:tc>
          <w:tcPr>
            <w:tcW w:w="959" w:type="dxa"/>
          </w:tcPr>
          <w:p w14:paraId="71FA128B" w14:textId="0A718241" w:rsidR="00E20B08" w:rsidRDefault="49A57251" w:rsidP="00E20B08">
            <w:pPr>
              <w:rPr>
                <w:lang w:val="en-GB"/>
              </w:rPr>
            </w:pPr>
            <w:r w:rsidRPr="35204A9E">
              <w:rPr>
                <w:lang w:val="en-GB"/>
              </w:rPr>
              <w:t>4</w:t>
            </w:r>
          </w:p>
        </w:tc>
        <w:tc>
          <w:tcPr>
            <w:tcW w:w="2551" w:type="dxa"/>
          </w:tcPr>
          <w:p w14:paraId="0FEE708F" w14:textId="03586A7A" w:rsidR="00E20B08" w:rsidRPr="000448CA" w:rsidRDefault="435D4400" w:rsidP="707956CB">
            <w:pPr>
              <w:jc w:val="both"/>
              <w:rPr>
                <w:lang w:val="en-GB"/>
              </w:rPr>
            </w:pPr>
            <w:r w:rsidRPr="707956CB">
              <w:rPr>
                <w:lang w:val="en-GB"/>
              </w:rPr>
              <w:t>L</w:t>
            </w:r>
            <w:r w:rsidR="1DF1E823" w:rsidRPr="707956CB">
              <w:rPr>
                <w:lang w:val="en-GB"/>
              </w:rPr>
              <w:t>og</w:t>
            </w:r>
            <w:r w:rsidR="6D2C9280" w:rsidRPr="707956CB">
              <w:rPr>
                <w:lang w:val="en-GB"/>
              </w:rPr>
              <w:t xml:space="preserve"> out of the account.</w:t>
            </w:r>
          </w:p>
          <w:p w14:paraId="21A648F9" w14:textId="1A6335CE" w:rsidR="00E20B08" w:rsidRPr="000448CA" w:rsidRDefault="00E20B08" w:rsidP="707956CB">
            <w:pPr>
              <w:jc w:val="both"/>
              <w:rPr>
                <w:lang w:val="en-GB"/>
              </w:rPr>
            </w:pPr>
          </w:p>
        </w:tc>
        <w:tc>
          <w:tcPr>
            <w:tcW w:w="2552" w:type="dxa"/>
          </w:tcPr>
          <w:p w14:paraId="034A3048" w14:textId="3C21DCEF" w:rsidR="00E20B08" w:rsidRPr="000448CA" w:rsidRDefault="1B7EF32F">
            <w:pPr>
              <w:jc w:val="both"/>
              <w:rPr>
                <w:lang w:val="en-GB"/>
              </w:rPr>
            </w:pPr>
            <w:r w:rsidRPr="35204A9E">
              <w:rPr>
                <w:lang w:val="en-GB"/>
              </w:rPr>
              <w:t>The system</w:t>
            </w:r>
            <w:r w:rsidR="58C9447B" w:rsidRPr="35204A9E">
              <w:rPr>
                <w:lang w:val="en-GB"/>
              </w:rPr>
              <w:t xml:space="preserve"> </w:t>
            </w:r>
            <w:r w:rsidR="586E7026" w:rsidRPr="35204A9E">
              <w:rPr>
                <w:lang w:val="en-GB"/>
              </w:rPr>
              <w:t>sha</w:t>
            </w:r>
            <w:r w:rsidR="58C9447B" w:rsidRPr="35204A9E">
              <w:rPr>
                <w:lang w:val="en-GB"/>
              </w:rPr>
              <w:t>ll log out of the previously</w:t>
            </w:r>
            <w:r w:rsidR="6BFFF757" w:rsidRPr="35204A9E">
              <w:rPr>
                <w:lang w:val="en-GB"/>
              </w:rPr>
              <w:t xml:space="preserve"> </w:t>
            </w:r>
            <w:r w:rsidR="58C9447B" w:rsidRPr="35204A9E">
              <w:rPr>
                <w:lang w:val="en-GB"/>
              </w:rPr>
              <w:t>created account</w:t>
            </w:r>
            <w:r w:rsidR="13624AA3" w:rsidRPr="35204A9E">
              <w:rPr>
                <w:lang w:val="en-GB"/>
              </w:rPr>
              <w:t>.</w:t>
            </w:r>
            <w:r w:rsidR="3A8B2432" w:rsidRPr="35204A9E">
              <w:rPr>
                <w:lang w:val="en-GB"/>
              </w:rPr>
              <w:t xml:space="preserve"> </w:t>
            </w:r>
          </w:p>
        </w:tc>
        <w:tc>
          <w:tcPr>
            <w:tcW w:w="3260" w:type="dxa"/>
          </w:tcPr>
          <w:p w14:paraId="502AF9FF" w14:textId="0726BF9A" w:rsidR="00E20B08" w:rsidRPr="000448CA" w:rsidRDefault="582FE8E1" w:rsidP="707956CB">
            <w:pPr>
              <w:jc w:val="both"/>
              <w:rPr>
                <w:lang w:val="en-GB"/>
              </w:rPr>
            </w:pPr>
            <w:r w:rsidRPr="35204A9E">
              <w:rPr>
                <w:lang w:val="en-GB"/>
              </w:rPr>
              <w:t>Pass</w:t>
            </w:r>
          </w:p>
        </w:tc>
      </w:tr>
      <w:tr w:rsidR="707956CB" w14:paraId="7AF8AD7D" w14:textId="77777777" w:rsidTr="35204A9E">
        <w:trPr>
          <w:trHeight w:val="300"/>
        </w:trPr>
        <w:tc>
          <w:tcPr>
            <w:tcW w:w="959" w:type="dxa"/>
          </w:tcPr>
          <w:p w14:paraId="6594C162" w14:textId="00A5915B" w:rsidR="49934EF1" w:rsidRDefault="4CF336B6" w:rsidP="707956CB">
            <w:pPr>
              <w:rPr>
                <w:lang w:val="en-GB"/>
              </w:rPr>
            </w:pPr>
            <w:r w:rsidRPr="35204A9E">
              <w:rPr>
                <w:lang w:val="en-GB"/>
              </w:rPr>
              <w:t>5</w:t>
            </w:r>
          </w:p>
        </w:tc>
        <w:tc>
          <w:tcPr>
            <w:tcW w:w="2551" w:type="dxa"/>
          </w:tcPr>
          <w:p w14:paraId="6DA3B3B8" w14:textId="3005B905" w:rsidR="67A27543" w:rsidRDefault="67A27543" w:rsidP="707956CB">
            <w:pPr>
              <w:jc w:val="both"/>
              <w:rPr>
                <w:lang w:val="en-GB"/>
              </w:rPr>
            </w:pPr>
            <w:r w:rsidRPr="35204A9E">
              <w:rPr>
                <w:lang w:val="en-GB"/>
              </w:rPr>
              <w:t>Re-register a new user with an email address, using the following credentials:</w:t>
            </w:r>
          </w:p>
          <w:p w14:paraId="45C9E2E3" w14:textId="68256D27" w:rsidR="707956CB" w:rsidRDefault="707956CB" w:rsidP="707956CB">
            <w:pPr>
              <w:jc w:val="both"/>
              <w:rPr>
                <w:lang w:val="en-GB"/>
              </w:rPr>
            </w:pPr>
          </w:p>
          <w:p w14:paraId="3D3DD6FF" w14:textId="14A91FB7" w:rsidR="67A27543" w:rsidRDefault="67A27543" w:rsidP="707956CB">
            <w:pPr>
              <w:jc w:val="both"/>
              <w:rPr>
                <w:lang w:val="en-GB"/>
              </w:rPr>
            </w:pPr>
            <w:r w:rsidRPr="707956CB">
              <w:rPr>
                <w:lang w:val="en-GB"/>
              </w:rPr>
              <w:t>Username: Bob</w:t>
            </w:r>
          </w:p>
          <w:p w14:paraId="4B0A8571" w14:textId="0170FBC2" w:rsidR="67A27543" w:rsidRDefault="67A27543" w:rsidP="707956CB">
            <w:pPr>
              <w:jc w:val="both"/>
              <w:rPr>
                <w:lang w:val="en-GB"/>
              </w:rPr>
            </w:pPr>
            <w:r w:rsidRPr="707956CB">
              <w:rPr>
                <w:lang w:val="en-GB"/>
              </w:rPr>
              <w:t>Password: Password1</w:t>
            </w:r>
          </w:p>
          <w:p w14:paraId="6EE8C7EB" w14:textId="4CBD27D9" w:rsidR="67A27543" w:rsidRDefault="67A27543" w:rsidP="707956CB">
            <w:pPr>
              <w:jc w:val="both"/>
              <w:rPr>
                <w:lang w:val="en-GB"/>
              </w:rPr>
            </w:pPr>
            <w:r w:rsidRPr="35204A9E">
              <w:rPr>
                <w:lang w:val="en-GB"/>
              </w:rPr>
              <w:t xml:space="preserve">Email: </w:t>
            </w:r>
            <w:hyperlink r:id="rId15">
              <w:r w:rsidRPr="35204A9E">
                <w:rPr>
                  <w:rStyle w:val="Hyperlink"/>
                  <w:lang w:val="en-GB"/>
                </w:rPr>
                <w:t>bob@example.com</w:t>
              </w:r>
            </w:hyperlink>
          </w:p>
          <w:p w14:paraId="02E16902" w14:textId="26F78649" w:rsidR="707956CB" w:rsidRDefault="707956CB" w:rsidP="707956CB">
            <w:pPr>
              <w:jc w:val="both"/>
              <w:rPr>
                <w:lang w:val="en-GB"/>
              </w:rPr>
            </w:pPr>
          </w:p>
        </w:tc>
        <w:tc>
          <w:tcPr>
            <w:tcW w:w="2552" w:type="dxa"/>
          </w:tcPr>
          <w:p w14:paraId="7E4CC28D" w14:textId="58C15B74" w:rsidR="707956CB" w:rsidRDefault="67A27543" w:rsidP="35204A9E">
            <w:pPr>
              <w:jc w:val="both"/>
              <w:rPr>
                <w:lang w:val="en-GB"/>
              </w:rPr>
            </w:pPr>
            <w:r w:rsidRPr="35204A9E">
              <w:rPr>
                <w:lang w:val="en-GB"/>
              </w:rPr>
              <w:t>The system accepts and verifies registration in database with new user with email.</w:t>
            </w:r>
          </w:p>
        </w:tc>
        <w:tc>
          <w:tcPr>
            <w:tcW w:w="3260" w:type="dxa"/>
          </w:tcPr>
          <w:p w14:paraId="6557FC64" w14:textId="7266F3C0" w:rsidR="49934EF1" w:rsidRDefault="49934EF1" w:rsidP="707956CB">
            <w:pPr>
              <w:jc w:val="both"/>
              <w:rPr>
                <w:lang w:val="en-GB"/>
              </w:rPr>
            </w:pPr>
            <w:r w:rsidRPr="707956CB">
              <w:rPr>
                <w:lang w:val="en-GB"/>
              </w:rPr>
              <w:t>Pass</w:t>
            </w:r>
          </w:p>
        </w:tc>
      </w:tr>
      <w:tr w:rsidR="00E93A57" w14:paraId="6F271771" w14:textId="77777777" w:rsidTr="35204A9E">
        <w:tc>
          <w:tcPr>
            <w:tcW w:w="959" w:type="dxa"/>
          </w:tcPr>
          <w:p w14:paraId="4F383F12" w14:textId="213BC6B5" w:rsidR="00E93A57" w:rsidRDefault="5858791A" w:rsidP="00E93A57">
            <w:pPr>
              <w:rPr>
                <w:lang w:val="en-GB"/>
              </w:rPr>
            </w:pPr>
            <w:r w:rsidRPr="35204A9E">
              <w:rPr>
                <w:lang w:val="en-GB"/>
              </w:rPr>
              <w:t>6</w:t>
            </w:r>
          </w:p>
        </w:tc>
        <w:tc>
          <w:tcPr>
            <w:tcW w:w="2551" w:type="dxa"/>
          </w:tcPr>
          <w:p w14:paraId="3BD883AF" w14:textId="6C2F642F" w:rsidR="00E93A57" w:rsidRPr="000448CA" w:rsidRDefault="360055F6" w:rsidP="707956CB">
            <w:pPr>
              <w:jc w:val="both"/>
              <w:rPr>
                <w:lang w:val="en-GB"/>
              </w:rPr>
            </w:pPr>
            <w:r w:rsidRPr="707956CB">
              <w:rPr>
                <w:lang w:val="en-GB"/>
              </w:rPr>
              <w:t>Log out</w:t>
            </w:r>
            <w:r w:rsidR="26EE6206" w:rsidRPr="707956CB">
              <w:rPr>
                <w:lang w:val="en-GB"/>
              </w:rPr>
              <w:t xml:space="preserve"> and exit the program</w:t>
            </w:r>
            <w:r w:rsidR="280ED9C4" w:rsidRPr="707956CB">
              <w:rPr>
                <w:lang w:val="en-GB"/>
              </w:rPr>
              <w:t>.</w:t>
            </w:r>
          </w:p>
        </w:tc>
        <w:tc>
          <w:tcPr>
            <w:tcW w:w="2552" w:type="dxa"/>
          </w:tcPr>
          <w:p w14:paraId="7C40AADC" w14:textId="5F5226A1" w:rsidR="00E93A57" w:rsidRPr="000448CA" w:rsidRDefault="52A1CEC1" w:rsidP="707956CB">
            <w:pPr>
              <w:jc w:val="both"/>
              <w:rPr>
                <w:lang w:val="en-GB"/>
              </w:rPr>
            </w:pPr>
            <w:r w:rsidRPr="707956CB">
              <w:rPr>
                <w:lang w:val="en-GB"/>
              </w:rPr>
              <w:t xml:space="preserve">The </w:t>
            </w:r>
            <w:r w:rsidR="6BA426D6" w:rsidRPr="707956CB">
              <w:rPr>
                <w:lang w:val="en-GB"/>
              </w:rPr>
              <w:t>application closes.</w:t>
            </w:r>
          </w:p>
        </w:tc>
        <w:tc>
          <w:tcPr>
            <w:tcW w:w="3260" w:type="dxa"/>
          </w:tcPr>
          <w:p w14:paraId="57E7B567" w14:textId="56A184F7" w:rsidR="00E93A57" w:rsidRPr="000448CA" w:rsidRDefault="164A2A30" w:rsidP="00E93A57">
            <w:pPr>
              <w:jc w:val="both"/>
              <w:rPr>
                <w:color w:val="FF0000"/>
                <w:lang w:val="en-GB"/>
              </w:rPr>
            </w:pPr>
            <w:r w:rsidRPr="707956CB">
              <w:rPr>
                <w:lang w:val="en-GB"/>
              </w:rPr>
              <w:t>Pass</w:t>
            </w:r>
          </w:p>
        </w:tc>
      </w:tr>
      <w:bookmarkEnd w:id="40"/>
      <w:bookmarkEnd w:id="41"/>
    </w:tbl>
    <w:p w14:paraId="036AE828" w14:textId="7375813C" w:rsidR="707956CB" w:rsidRDefault="707956CB"/>
    <w:p w14:paraId="32F62E9A" w14:textId="713988E4" w:rsidR="00F944BD" w:rsidRDefault="00F944BD" w:rsidP="00A50C2C">
      <w:pPr>
        <w:rPr>
          <w:lang w:val="en-GB"/>
        </w:rPr>
      </w:pPr>
    </w:p>
    <w:p w14:paraId="0751A21B" w14:textId="6822F94C" w:rsidR="00C73A53" w:rsidRDefault="4CE59E2B" w:rsidP="4DB866E5">
      <w:pPr>
        <w:pStyle w:val="Heading1"/>
        <w:rPr>
          <w:lang w:val="en-GB"/>
        </w:rPr>
      </w:pPr>
      <w:bookmarkStart w:id="42" w:name="_Toc226756407"/>
      <w:r w:rsidRPr="35204A9E">
        <w:rPr>
          <w:lang w:val="en-GB"/>
        </w:rPr>
        <w:lastRenderedPageBreak/>
        <w:t xml:space="preserve">Appendix C – Test Case 2 – </w:t>
      </w:r>
      <w:r w:rsidR="643EE039" w:rsidRPr="35204A9E">
        <w:rPr>
          <w:lang w:val="en-GB"/>
        </w:rPr>
        <w:t>Login</w:t>
      </w:r>
      <w:r w:rsidR="64DE60AC" w:rsidRPr="35204A9E">
        <w:rPr>
          <w:lang w:val="en-GB"/>
        </w:rPr>
        <w:t xml:space="preserve"> Test</w:t>
      </w:r>
      <w:bookmarkEnd w:id="4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7018"/>
      </w:tblGrid>
      <w:tr w:rsidR="00C73A53" w14:paraId="20725337" w14:textId="77777777" w:rsidTr="35204A9E">
        <w:tc>
          <w:tcPr>
            <w:tcW w:w="2304" w:type="dxa"/>
          </w:tcPr>
          <w:p w14:paraId="336BDFF1" w14:textId="77777777" w:rsidR="00C73A53" w:rsidRPr="00DE1027" w:rsidRDefault="00C73A53" w:rsidP="005178D1">
            <w:pPr>
              <w:pStyle w:val="Tabletext"/>
              <w:rPr>
                <w:b/>
              </w:rPr>
            </w:pPr>
            <w:r>
              <w:rPr>
                <w:b/>
              </w:rPr>
              <w:t>Test Case</w:t>
            </w:r>
            <w:r w:rsidRPr="00DE1027">
              <w:rPr>
                <w:b/>
              </w:rPr>
              <w:t xml:space="preserve"> ID</w:t>
            </w:r>
          </w:p>
        </w:tc>
        <w:tc>
          <w:tcPr>
            <w:tcW w:w="7018" w:type="dxa"/>
          </w:tcPr>
          <w:p w14:paraId="4C7ADCB8" w14:textId="62BA9819" w:rsidR="00C73A53" w:rsidRPr="00476E78" w:rsidRDefault="00C73A53" w:rsidP="2D72F213">
            <w:pPr>
              <w:pStyle w:val="Tabletext"/>
              <w:jc w:val="both"/>
            </w:pPr>
            <w:r w:rsidRPr="2D72F213">
              <w:t>TC-2</w:t>
            </w:r>
          </w:p>
        </w:tc>
      </w:tr>
      <w:tr w:rsidR="00C73A53" w14:paraId="292BD038" w14:textId="77777777" w:rsidTr="35204A9E">
        <w:tc>
          <w:tcPr>
            <w:tcW w:w="2304" w:type="dxa"/>
          </w:tcPr>
          <w:p w14:paraId="5CEF2CAF" w14:textId="77777777" w:rsidR="00C73A53" w:rsidRPr="00DE1027" w:rsidRDefault="00C73A53" w:rsidP="005178D1">
            <w:pPr>
              <w:pStyle w:val="Tabletext"/>
              <w:rPr>
                <w:b/>
              </w:rPr>
            </w:pPr>
            <w:r>
              <w:rPr>
                <w:b/>
              </w:rPr>
              <w:t>Test</w:t>
            </w:r>
            <w:r w:rsidRPr="00DE1027">
              <w:rPr>
                <w:b/>
              </w:rPr>
              <w:t xml:space="preserve"> Case Name</w:t>
            </w:r>
          </w:p>
        </w:tc>
        <w:tc>
          <w:tcPr>
            <w:tcW w:w="7018" w:type="dxa"/>
          </w:tcPr>
          <w:p w14:paraId="5E922F42" w14:textId="1A314D62" w:rsidR="00C73A53" w:rsidRPr="00476E78" w:rsidRDefault="00C73A53" w:rsidP="2D72F213">
            <w:pPr>
              <w:pStyle w:val="Tabletext"/>
            </w:pPr>
            <w:r w:rsidRPr="2D72F213">
              <w:t>Login Test</w:t>
            </w:r>
          </w:p>
        </w:tc>
      </w:tr>
      <w:tr w:rsidR="00C73A53" w14:paraId="2D0C1610" w14:textId="77777777" w:rsidTr="35204A9E">
        <w:tc>
          <w:tcPr>
            <w:tcW w:w="2304" w:type="dxa"/>
          </w:tcPr>
          <w:p w14:paraId="10DFB4A3" w14:textId="77777777" w:rsidR="00C73A53" w:rsidRPr="00DE1027" w:rsidRDefault="00C73A53" w:rsidP="005178D1">
            <w:pPr>
              <w:pStyle w:val="Tabletext"/>
              <w:rPr>
                <w:b/>
              </w:rPr>
            </w:pPr>
            <w:r>
              <w:rPr>
                <w:b/>
              </w:rPr>
              <w:t>Brief Description</w:t>
            </w:r>
          </w:p>
        </w:tc>
        <w:tc>
          <w:tcPr>
            <w:tcW w:w="7018" w:type="dxa"/>
          </w:tcPr>
          <w:p w14:paraId="71217ED8" w14:textId="13BF4F2C" w:rsidR="00C73A53" w:rsidRPr="00476E78" w:rsidRDefault="2C9AB785" w:rsidP="707956CB">
            <w:pPr>
              <w:pStyle w:val="Tabletext"/>
            </w:pPr>
            <w:r w:rsidRPr="707956CB">
              <w:t xml:space="preserve">This test case verifies logging in with </w:t>
            </w:r>
            <w:r w:rsidR="4BAAD1E0" w:rsidRPr="707956CB">
              <w:t>t</w:t>
            </w:r>
            <w:r w:rsidRPr="707956CB">
              <w:t>wo-factor authentication works properly, and signs a user in.</w:t>
            </w:r>
          </w:p>
        </w:tc>
      </w:tr>
      <w:tr w:rsidR="00406F97" w14:paraId="16DCABC1" w14:textId="77777777" w:rsidTr="35204A9E">
        <w:tc>
          <w:tcPr>
            <w:tcW w:w="2304" w:type="dxa"/>
          </w:tcPr>
          <w:p w14:paraId="36B65591" w14:textId="2B093B65" w:rsidR="00406F97" w:rsidRDefault="00406F97" w:rsidP="00406F97">
            <w:pPr>
              <w:pStyle w:val="Tabletext"/>
              <w:rPr>
                <w:b/>
              </w:rPr>
            </w:pPr>
            <w:r>
              <w:rPr>
                <w:b/>
              </w:rPr>
              <w:t>Priority</w:t>
            </w:r>
          </w:p>
        </w:tc>
        <w:tc>
          <w:tcPr>
            <w:tcW w:w="7018" w:type="dxa"/>
          </w:tcPr>
          <w:p w14:paraId="0BFD7E23" w14:textId="56EE4603" w:rsidR="00406F97" w:rsidRPr="00476E78" w:rsidRDefault="6E37CD43" w:rsidP="707956CB">
            <w:pPr>
              <w:pStyle w:val="Tabletext"/>
              <w:jc w:val="both"/>
            </w:pPr>
            <w:r w:rsidRPr="707956CB">
              <w:t>Medium</w:t>
            </w:r>
          </w:p>
        </w:tc>
      </w:tr>
      <w:tr w:rsidR="00406F97" w14:paraId="7AB33B6B" w14:textId="77777777" w:rsidTr="35204A9E">
        <w:tc>
          <w:tcPr>
            <w:tcW w:w="2304" w:type="dxa"/>
          </w:tcPr>
          <w:p w14:paraId="43B72560" w14:textId="77777777" w:rsidR="00406F97" w:rsidRDefault="00406F97" w:rsidP="00406F97">
            <w:pPr>
              <w:pStyle w:val="Tabletext"/>
              <w:rPr>
                <w:b/>
              </w:rPr>
            </w:pPr>
            <w:r>
              <w:rPr>
                <w:b/>
              </w:rPr>
              <w:t>Planned Test Duration</w:t>
            </w:r>
          </w:p>
        </w:tc>
        <w:tc>
          <w:tcPr>
            <w:tcW w:w="7018" w:type="dxa"/>
          </w:tcPr>
          <w:p w14:paraId="6421AB3D" w14:textId="4D09E1BD" w:rsidR="00406F97" w:rsidRPr="00476E78" w:rsidRDefault="15BE22FE" w:rsidP="707956CB">
            <w:pPr>
              <w:pStyle w:val="Tabletext"/>
            </w:pPr>
            <w:r w:rsidRPr="707956CB">
              <w:t>0.</w:t>
            </w:r>
            <w:r w:rsidR="484621E7" w:rsidRPr="707956CB">
              <w:t>1 hour</w:t>
            </w:r>
          </w:p>
        </w:tc>
      </w:tr>
      <w:tr w:rsidR="00406F97" w14:paraId="4C5BFEEC" w14:textId="77777777" w:rsidTr="35204A9E">
        <w:tc>
          <w:tcPr>
            <w:tcW w:w="2304" w:type="dxa"/>
          </w:tcPr>
          <w:p w14:paraId="48FB662A" w14:textId="77777777" w:rsidR="00406F97" w:rsidRPr="00DE1027" w:rsidRDefault="00406F97" w:rsidP="00406F97">
            <w:pPr>
              <w:pStyle w:val="Tabletext"/>
              <w:rPr>
                <w:b/>
              </w:rPr>
            </w:pPr>
            <w:r w:rsidRPr="00DE1027">
              <w:rPr>
                <w:b/>
              </w:rPr>
              <w:t>Current Version</w:t>
            </w:r>
          </w:p>
        </w:tc>
        <w:tc>
          <w:tcPr>
            <w:tcW w:w="7018" w:type="dxa"/>
          </w:tcPr>
          <w:p w14:paraId="6F8B417B" w14:textId="041AD18E" w:rsidR="00406F97" w:rsidRPr="00476E78" w:rsidRDefault="484621E7" w:rsidP="707956CB">
            <w:pPr>
              <w:pStyle w:val="Tabletext"/>
            </w:pPr>
            <w:r w:rsidRPr="707956CB">
              <w:t>1.0</w:t>
            </w:r>
          </w:p>
        </w:tc>
      </w:tr>
      <w:tr w:rsidR="00406F97" w:rsidRPr="00865FF1" w14:paraId="77177549" w14:textId="77777777" w:rsidTr="35204A9E">
        <w:tc>
          <w:tcPr>
            <w:tcW w:w="2304" w:type="dxa"/>
          </w:tcPr>
          <w:p w14:paraId="15AEE521" w14:textId="77777777" w:rsidR="00406F97" w:rsidRPr="00DE1027" w:rsidRDefault="00406F97" w:rsidP="00895288">
            <w:pPr>
              <w:pStyle w:val="Tabletext"/>
              <w:rPr>
                <w:b/>
              </w:rPr>
            </w:pPr>
            <w:r w:rsidRPr="00DE1027">
              <w:rPr>
                <w:b/>
              </w:rPr>
              <w:t>Date of First Version</w:t>
            </w:r>
          </w:p>
        </w:tc>
        <w:tc>
          <w:tcPr>
            <w:tcW w:w="7018" w:type="dxa"/>
          </w:tcPr>
          <w:p w14:paraId="55CB6611" w14:textId="08F859C6" w:rsidR="00406F97" w:rsidRPr="00865FF1" w:rsidRDefault="15C7FE81" w:rsidP="707956CB">
            <w:pPr>
              <w:pStyle w:val="Tabletext"/>
              <w:jc w:val="both"/>
            </w:pPr>
            <w:r w:rsidRPr="35204A9E">
              <w:t>4/</w:t>
            </w:r>
            <w:r w:rsidR="20ED0689" w:rsidRPr="35204A9E">
              <w:t>0</w:t>
            </w:r>
            <w:r w:rsidR="3E160F46" w:rsidRPr="35204A9E">
              <w:t>1</w:t>
            </w:r>
            <w:r w:rsidRPr="35204A9E">
              <w:t>/202</w:t>
            </w:r>
            <w:r w:rsidR="3B073942" w:rsidRPr="35204A9E">
              <w:t>6</w:t>
            </w:r>
          </w:p>
        </w:tc>
      </w:tr>
      <w:tr w:rsidR="00406F97" w14:paraId="4F566FBD" w14:textId="77777777" w:rsidTr="35204A9E">
        <w:tc>
          <w:tcPr>
            <w:tcW w:w="2304" w:type="dxa"/>
          </w:tcPr>
          <w:p w14:paraId="004F8BAA" w14:textId="71EDF809" w:rsidR="00406F97" w:rsidRPr="00DE1027" w:rsidRDefault="00406F97" w:rsidP="00406F97">
            <w:pPr>
              <w:pStyle w:val="Tabletext"/>
              <w:rPr>
                <w:b/>
              </w:rPr>
            </w:pPr>
            <w:r w:rsidRPr="00DE1027">
              <w:rPr>
                <w:b/>
              </w:rPr>
              <w:t xml:space="preserve">Date of </w:t>
            </w:r>
            <w:r>
              <w:rPr>
                <w:b/>
              </w:rPr>
              <w:t xml:space="preserve">Current </w:t>
            </w:r>
            <w:r w:rsidRPr="00DE1027">
              <w:rPr>
                <w:b/>
              </w:rPr>
              <w:t>Version</w:t>
            </w:r>
          </w:p>
        </w:tc>
        <w:tc>
          <w:tcPr>
            <w:tcW w:w="7018" w:type="dxa"/>
          </w:tcPr>
          <w:p w14:paraId="06ADA9C4" w14:textId="28E376FC" w:rsidR="00406F97" w:rsidRPr="00476E78" w:rsidRDefault="5CE07621" w:rsidP="707956CB">
            <w:pPr>
              <w:pStyle w:val="Tabletext"/>
            </w:pPr>
            <w:r w:rsidRPr="35204A9E">
              <w:t>4/</w:t>
            </w:r>
            <w:r w:rsidR="20ED0689" w:rsidRPr="35204A9E">
              <w:t>0</w:t>
            </w:r>
            <w:r w:rsidR="46C1CAA3" w:rsidRPr="35204A9E">
              <w:t>1</w:t>
            </w:r>
            <w:r w:rsidRPr="35204A9E">
              <w:t>/202</w:t>
            </w:r>
            <w:r w:rsidR="47B42825" w:rsidRPr="35204A9E">
              <w:t>6</w:t>
            </w:r>
          </w:p>
        </w:tc>
      </w:tr>
      <w:tr w:rsidR="00406F97" w14:paraId="0633D654" w14:textId="77777777" w:rsidTr="35204A9E">
        <w:tc>
          <w:tcPr>
            <w:tcW w:w="2304" w:type="dxa"/>
          </w:tcPr>
          <w:p w14:paraId="42097BF8" w14:textId="77777777" w:rsidR="00406F97" w:rsidRPr="00DE1027" w:rsidRDefault="00406F97" w:rsidP="00406F97">
            <w:pPr>
              <w:pStyle w:val="Tabletext"/>
              <w:rPr>
                <w:b/>
              </w:rPr>
            </w:pPr>
            <w:r w:rsidRPr="00DE1027">
              <w:rPr>
                <w:b/>
              </w:rPr>
              <w:t>Created By</w:t>
            </w:r>
          </w:p>
        </w:tc>
        <w:tc>
          <w:tcPr>
            <w:tcW w:w="7018" w:type="dxa"/>
          </w:tcPr>
          <w:p w14:paraId="00E5AD3E" w14:textId="4213C85B" w:rsidR="00406F97" w:rsidRPr="00406F97" w:rsidRDefault="744DC058" w:rsidP="707956CB">
            <w:pPr>
              <w:pStyle w:val="Tabletext"/>
            </w:pPr>
            <w:r w:rsidRPr="707956CB">
              <w:t>Brady Bottari</w:t>
            </w:r>
          </w:p>
        </w:tc>
      </w:tr>
      <w:tr w:rsidR="00406F97" w14:paraId="0E32AAF1" w14:textId="77777777" w:rsidTr="35204A9E">
        <w:tc>
          <w:tcPr>
            <w:tcW w:w="2304" w:type="dxa"/>
          </w:tcPr>
          <w:p w14:paraId="0DB20DD7" w14:textId="62FF3B20" w:rsidR="00406F97" w:rsidRPr="00DE1027" w:rsidRDefault="00406F97">
            <w:pPr>
              <w:pStyle w:val="Tabletext"/>
              <w:rPr>
                <w:b/>
                <w:bCs/>
              </w:rPr>
            </w:pPr>
            <w:r w:rsidRPr="2D72F213">
              <w:rPr>
                <w:b/>
                <w:bCs/>
              </w:rPr>
              <w:t>Last Update By</w:t>
            </w:r>
          </w:p>
        </w:tc>
        <w:tc>
          <w:tcPr>
            <w:tcW w:w="7018" w:type="dxa"/>
          </w:tcPr>
          <w:p w14:paraId="02C9AE5C" w14:textId="76ACC5C5" w:rsidR="00406F97" w:rsidRPr="00406F97" w:rsidRDefault="6C785176" w:rsidP="707956CB">
            <w:pPr>
              <w:pStyle w:val="Tabletext"/>
            </w:pPr>
            <w:r w:rsidRPr="707956CB">
              <w:t>Brady Bottari</w:t>
            </w:r>
          </w:p>
        </w:tc>
      </w:tr>
      <w:tr w:rsidR="00406F97" w14:paraId="798698DC" w14:textId="77777777" w:rsidTr="35204A9E">
        <w:tc>
          <w:tcPr>
            <w:tcW w:w="2304" w:type="dxa"/>
          </w:tcPr>
          <w:p w14:paraId="48D488F8" w14:textId="77777777" w:rsidR="00406F97" w:rsidRDefault="00406F97" w:rsidP="00406F97">
            <w:pPr>
              <w:pStyle w:val="Tabletext"/>
              <w:rPr>
                <w:b/>
              </w:rPr>
            </w:pPr>
            <w:r>
              <w:rPr>
                <w:b/>
              </w:rPr>
              <w:t>Approved By</w:t>
            </w:r>
          </w:p>
        </w:tc>
        <w:tc>
          <w:tcPr>
            <w:tcW w:w="7018" w:type="dxa"/>
          </w:tcPr>
          <w:p w14:paraId="1C977595" w14:textId="0E1F04E4" w:rsidR="00406F97" w:rsidRPr="00406F97" w:rsidRDefault="652351CE" w:rsidP="707956CB">
            <w:pPr>
              <w:pStyle w:val="Tabletext"/>
            </w:pPr>
            <w:r w:rsidRPr="707956CB">
              <w:t>Ayesha Khan</w:t>
            </w:r>
          </w:p>
        </w:tc>
      </w:tr>
      <w:tr w:rsidR="00406F97" w14:paraId="77FADA7F" w14:textId="77777777" w:rsidTr="35204A9E">
        <w:tc>
          <w:tcPr>
            <w:tcW w:w="2304" w:type="dxa"/>
          </w:tcPr>
          <w:p w14:paraId="3BA337EB" w14:textId="77777777" w:rsidR="00406F97" w:rsidRPr="00DE1027" w:rsidRDefault="00406F97" w:rsidP="00406F97">
            <w:pPr>
              <w:pStyle w:val="Tabletext"/>
              <w:rPr>
                <w:b/>
                <w:bCs/>
              </w:rPr>
            </w:pPr>
            <w:r>
              <w:rPr>
                <w:b/>
                <w:bCs/>
              </w:rPr>
              <w:t>The version of Software Under Test</w:t>
            </w:r>
          </w:p>
        </w:tc>
        <w:tc>
          <w:tcPr>
            <w:tcW w:w="7018" w:type="dxa"/>
          </w:tcPr>
          <w:p w14:paraId="7FA4FFEB" w14:textId="62921EDE" w:rsidR="00406F97" w:rsidRDefault="4044F750" w:rsidP="707956CB">
            <w:pPr>
              <w:pStyle w:val="Tabletext"/>
            </w:pPr>
            <w:r w:rsidRPr="707956CB">
              <w:t>1.0</w:t>
            </w:r>
          </w:p>
        </w:tc>
      </w:tr>
      <w:tr w:rsidR="00406F97" w14:paraId="0D42BC00" w14:textId="77777777" w:rsidTr="35204A9E">
        <w:tc>
          <w:tcPr>
            <w:tcW w:w="2304" w:type="dxa"/>
            <w:tcBorders>
              <w:top w:val="single" w:sz="6" w:space="0" w:color="auto"/>
              <w:left w:val="single" w:sz="6" w:space="0" w:color="auto"/>
              <w:bottom w:val="single" w:sz="6" w:space="0" w:color="auto"/>
              <w:right w:val="single" w:sz="6" w:space="0" w:color="auto"/>
            </w:tcBorders>
          </w:tcPr>
          <w:p w14:paraId="6D9D2B5A" w14:textId="77777777" w:rsidR="00406F97" w:rsidRPr="00DE1027" w:rsidRDefault="00406F97" w:rsidP="00406F97">
            <w:pPr>
              <w:pStyle w:val="Tabletext"/>
              <w:rPr>
                <w:b/>
                <w:bCs/>
              </w:rPr>
            </w:pPr>
            <w:r>
              <w:rPr>
                <w:b/>
                <w:bCs/>
              </w:rPr>
              <w:t>Test Engineer to Conduct the Test</w:t>
            </w:r>
          </w:p>
        </w:tc>
        <w:tc>
          <w:tcPr>
            <w:tcW w:w="7018" w:type="dxa"/>
            <w:tcBorders>
              <w:top w:val="single" w:sz="6" w:space="0" w:color="auto"/>
              <w:left w:val="single" w:sz="6" w:space="0" w:color="auto"/>
              <w:bottom w:val="single" w:sz="6" w:space="0" w:color="auto"/>
              <w:right w:val="single" w:sz="6" w:space="0" w:color="auto"/>
            </w:tcBorders>
          </w:tcPr>
          <w:p w14:paraId="41950738" w14:textId="52A2EB49" w:rsidR="00406F97" w:rsidRDefault="4B3B118D" w:rsidP="707956CB">
            <w:pPr>
              <w:pStyle w:val="Tabletext"/>
            </w:pPr>
            <w:r w:rsidRPr="707956CB">
              <w:t xml:space="preserve">Brady Bottari </w:t>
            </w:r>
          </w:p>
        </w:tc>
      </w:tr>
      <w:tr w:rsidR="00406F97" w14:paraId="06EDBDD6" w14:textId="77777777" w:rsidTr="35204A9E">
        <w:tc>
          <w:tcPr>
            <w:tcW w:w="2304" w:type="dxa"/>
            <w:tcBorders>
              <w:top w:val="single" w:sz="6" w:space="0" w:color="auto"/>
              <w:left w:val="single" w:sz="6" w:space="0" w:color="auto"/>
              <w:bottom w:val="single" w:sz="6" w:space="0" w:color="auto"/>
              <w:right w:val="single" w:sz="6" w:space="0" w:color="auto"/>
            </w:tcBorders>
          </w:tcPr>
          <w:p w14:paraId="5432F882" w14:textId="77777777" w:rsidR="00406F97" w:rsidRPr="00DE1027" w:rsidRDefault="00406F97" w:rsidP="00406F97">
            <w:pPr>
              <w:pStyle w:val="Tabletext"/>
              <w:rPr>
                <w:b/>
                <w:bCs/>
              </w:rPr>
            </w:pPr>
            <w:r>
              <w:rPr>
                <w:b/>
                <w:bCs/>
              </w:rPr>
              <w:t>List of Test Support Software</w:t>
            </w:r>
          </w:p>
        </w:tc>
        <w:tc>
          <w:tcPr>
            <w:tcW w:w="7018" w:type="dxa"/>
            <w:tcBorders>
              <w:top w:val="single" w:sz="6" w:space="0" w:color="auto"/>
              <w:left w:val="single" w:sz="6" w:space="0" w:color="auto"/>
              <w:bottom w:val="single" w:sz="6" w:space="0" w:color="auto"/>
              <w:right w:val="single" w:sz="6" w:space="0" w:color="auto"/>
            </w:tcBorders>
          </w:tcPr>
          <w:p w14:paraId="42746905" w14:textId="6EEBACBB" w:rsidR="00406F97" w:rsidRPr="000448CA" w:rsidRDefault="39C05ECE" w:rsidP="707956CB">
            <w:pPr>
              <w:pStyle w:val="Tabletext"/>
            </w:pPr>
            <w:proofErr w:type="spellStart"/>
            <w:r w:rsidRPr="707956CB">
              <w:t>PyTest</w:t>
            </w:r>
            <w:proofErr w:type="spellEnd"/>
          </w:p>
        </w:tc>
      </w:tr>
      <w:tr w:rsidR="00406F97" w14:paraId="15F5C2A7" w14:textId="77777777" w:rsidTr="35204A9E">
        <w:tc>
          <w:tcPr>
            <w:tcW w:w="2304" w:type="dxa"/>
            <w:tcBorders>
              <w:top w:val="single" w:sz="6" w:space="0" w:color="auto"/>
              <w:left w:val="single" w:sz="6" w:space="0" w:color="auto"/>
              <w:bottom w:val="single" w:sz="6" w:space="0" w:color="auto"/>
              <w:right w:val="single" w:sz="6" w:space="0" w:color="auto"/>
            </w:tcBorders>
          </w:tcPr>
          <w:p w14:paraId="69986620" w14:textId="77777777" w:rsidR="00406F97" w:rsidRPr="00DE1027" w:rsidRDefault="00406F97" w:rsidP="00406F97">
            <w:pPr>
              <w:pStyle w:val="Tabletext"/>
              <w:rPr>
                <w:b/>
                <w:bCs/>
              </w:rPr>
            </w:pPr>
            <w:r>
              <w:rPr>
                <w:b/>
                <w:bCs/>
              </w:rPr>
              <w:t>List of Test Support Hardware</w:t>
            </w:r>
          </w:p>
        </w:tc>
        <w:tc>
          <w:tcPr>
            <w:tcW w:w="7018" w:type="dxa"/>
            <w:tcBorders>
              <w:top w:val="single" w:sz="6" w:space="0" w:color="auto"/>
              <w:left w:val="single" w:sz="6" w:space="0" w:color="auto"/>
              <w:bottom w:val="single" w:sz="6" w:space="0" w:color="auto"/>
              <w:right w:val="single" w:sz="6" w:space="0" w:color="auto"/>
            </w:tcBorders>
          </w:tcPr>
          <w:p w14:paraId="1692B9FC" w14:textId="4A216A81" w:rsidR="00406F97" w:rsidRPr="000448CA" w:rsidRDefault="1B1E75A1" w:rsidP="707956CB">
            <w:pPr>
              <w:pStyle w:val="Tabletext"/>
            </w:pPr>
            <w:r w:rsidRPr="35204A9E">
              <w:t>N</w:t>
            </w:r>
            <w:r w:rsidR="3A71584C" w:rsidRPr="35204A9E">
              <w:t>/A</w:t>
            </w:r>
          </w:p>
        </w:tc>
      </w:tr>
    </w:tbl>
    <w:p w14:paraId="10394CCC" w14:textId="77777777" w:rsidR="00C73A53" w:rsidRDefault="00C73A53" w:rsidP="00C73A53">
      <w:pPr>
        <w:rPr>
          <w:lang w:val="en-GB"/>
        </w:rPr>
      </w:pPr>
    </w:p>
    <w:p w14:paraId="0143F692" w14:textId="643147B9" w:rsidR="00C73A53" w:rsidRPr="00C73A53" w:rsidRDefault="00C73A53" w:rsidP="00C73A53">
      <w:pPr>
        <w:rPr>
          <w:b/>
          <w:bCs/>
          <w:lang w:val="en-GB"/>
        </w:rPr>
      </w:pPr>
      <w:commentRangeStart w:id="43"/>
      <w:r w:rsidRPr="00C73A53">
        <w:rPr>
          <w:b/>
          <w:bCs/>
          <w:lang w:val="en-GB"/>
        </w:rPr>
        <w:t xml:space="preserve">Test Case </w:t>
      </w:r>
      <w:r w:rsidR="00BE1774">
        <w:rPr>
          <w:b/>
          <w:bCs/>
          <w:lang w:val="en-GB"/>
        </w:rPr>
        <w:t>2</w:t>
      </w:r>
      <w:r w:rsidRPr="00C73A53">
        <w:rPr>
          <w:b/>
          <w:bCs/>
          <w:lang w:val="en-GB"/>
        </w:rPr>
        <w:t xml:space="preserve"> Scenario</w:t>
      </w:r>
      <w:commentRangeEnd w:id="43"/>
      <w:r w:rsidR="003E36A9">
        <w:rPr>
          <w:rStyle w:val="CommentReference"/>
        </w:rPr>
        <w:commentReference w:id="43"/>
      </w:r>
    </w:p>
    <w:tbl>
      <w:tblPr>
        <w:tblStyle w:val="TableGrid"/>
        <w:tblW w:w="9322" w:type="dxa"/>
        <w:tblLook w:val="04A0" w:firstRow="1" w:lastRow="0" w:firstColumn="1" w:lastColumn="0" w:noHBand="0" w:noVBand="1"/>
      </w:tblPr>
      <w:tblGrid>
        <w:gridCol w:w="945"/>
        <w:gridCol w:w="2565"/>
        <w:gridCol w:w="2552"/>
        <w:gridCol w:w="3260"/>
      </w:tblGrid>
      <w:tr w:rsidR="00C73A53" w14:paraId="1BE2311C" w14:textId="77777777" w:rsidTr="003C5F12">
        <w:trPr>
          <w:trHeight w:val="300"/>
        </w:trPr>
        <w:tc>
          <w:tcPr>
            <w:tcW w:w="945" w:type="dxa"/>
          </w:tcPr>
          <w:p w14:paraId="2756E4F4" w14:textId="77777777" w:rsidR="00C73A53" w:rsidRDefault="00C73A53" w:rsidP="005178D1">
            <w:pPr>
              <w:rPr>
                <w:lang w:val="en-GB"/>
              </w:rPr>
            </w:pPr>
            <w:r>
              <w:rPr>
                <w:lang w:val="en-GB"/>
              </w:rPr>
              <w:t>Test Step Number</w:t>
            </w:r>
          </w:p>
        </w:tc>
        <w:tc>
          <w:tcPr>
            <w:tcW w:w="2565" w:type="dxa"/>
          </w:tcPr>
          <w:p w14:paraId="4B9A3B09" w14:textId="77777777" w:rsidR="00C73A53" w:rsidRDefault="00C73A53" w:rsidP="005178D1">
            <w:pPr>
              <w:rPr>
                <w:lang w:val="en-GB"/>
              </w:rPr>
            </w:pPr>
            <w:r>
              <w:rPr>
                <w:lang w:val="en-GB"/>
              </w:rPr>
              <w:t>Input</w:t>
            </w:r>
          </w:p>
        </w:tc>
        <w:tc>
          <w:tcPr>
            <w:tcW w:w="2552" w:type="dxa"/>
          </w:tcPr>
          <w:p w14:paraId="76D797CE" w14:textId="77777777" w:rsidR="00C73A53" w:rsidRDefault="00C73A53" w:rsidP="005178D1">
            <w:pPr>
              <w:rPr>
                <w:lang w:val="en-GB"/>
              </w:rPr>
            </w:pPr>
            <w:r>
              <w:rPr>
                <w:lang w:val="en-GB"/>
              </w:rPr>
              <w:t>Expected</w:t>
            </w:r>
          </w:p>
        </w:tc>
        <w:tc>
          <w:tcPr>
            <w:tcW w:w="3260" w:type="dxa"/>
          </w:tcPr>
          <w:p w14:paraId="47E79F97" w14:textId="77777777" w:rsidR="00C73A53" w:rsidRDefault="00C73A53" w:rsidP="005178D1">
            <w:pPr>
              <w:rPr>
                <w:lang w:val="en-GB"/>
              </w:rPr>
            </w:pPr>
            <w:r>
              <w:rPr>
                <w:lang w:val="en-GB"/>
              </w:rPr>
              <w:t>Result (Pass/Fail)</w:t>
            </w:r>
          </w:p>
        </w:tc>
      </w:tr>
      <w:tr w:rsidR="00C73A53" w14:paraId="36487604" w14:textId="77777777" w:rsidTr="003C5F12">
        <w:trPr>
          <w:trHeight w:val="300"/>
        </w:trPr>
        <w:tc>
          <w:tcPr>
            <w:tcW w:w="945" w:type="dxa"/>
          </w:tcPr>
          <w:p w14:paraId="56E794AE" w14:textId="2FA23322" w:rsidR="00C73A53" w:rsidRDefault="2AFDB52B" w:rsidP="005178D1">
            <w:pPr>
              <w:rPr>
                <w:lang w:val="en-GB"/>
              </w:rPr>
            </w:pPr>
            <w:r w:rsidRPr="35204A9E">
              <w:rPr>
                <w:lang w:val="en-GB"/>
              </w:rPr>
              <w:t>1</w:t>
            </w:r>
          </w:p>
        </w:tc>
        <w:tc>
          <w:tcPr>
            <w:tcW w:w="2565" w:type="dxa"/>
          </w:tcPr>
          <w:p w14:paraId="0D3FB001" w14:textId="4D733EA7" w:rsidR="00C73A53" w:rsidRPr="000448CA" w:rsidRDefault="60DD2938" w:rsidP="707956CB">
            <w:pPr>
              <w:jc w:val="both"/>
              <w:rPr>
                <w:lang w:val="en-GB"/>
              </w:rPr>
            </w:pPr>
            <w:r w:rsidRPr="35204A9E">
              <w:rPr>
                <w:lang w:val="en-GB"/>
              </w:rPr>
              <w:t>Run the application.</w:t>
            </w:r>
          </w:p>
        </w:tc>
        <w:tc>
          <w:tcPr>
            <w:tcW w:w="2552" w:type="dxa"/>
          </w:tcPr>
          <w:p w14:paraId="5F4FD334" w14:textId="10BC3D9E" w:rsidR="00C73A53" w:rsidRPr="000448CA" w:rsidRDefault="60DD2938" w:rsidP="707956CB">
            <w:pPr>
              <w:jc w:val="both"/>
              <w:rPr>
                <w:lang w:val="en-GB"/>
              </w:rPr>
            </w:pPr>
            <w:r w:rsidRPr="35204A9E">
              <w:rPr>
                <w:lang w:val="en-GB"/>
              </w:rPr>
              <w:t>The system will boot</w:t>
            </w:r>
            <w:r w:rsidR="6702CE0C" w:rsidRPr="35204A9E">
              <w:rPr>
                <w:lang w:val="en-GB"/>
              </w:rPr>
              <w:t xml:space="preserve"> the program and </w:t>
            </w:r>
            <w:r w:rsidR="362687CF" w:rsidRPr="35204A9E">
              <w:rPr>
                <w:lang w:val="en-GB"/>
              </w:rPr>
              <w:t>display the</w:t>
            </w:r>
            <w:r w:rsidR="6702CE0C" w:rsidRPr="35204A9E">
              <w:rPr>
                <w:lang w:val="en-GB"/>
              </w:rPr>
              <w:t xml:space="preserve"> </w:t>
            </w:r>
            <w:r w:rsidR="6DA561A8" w:rsidRPr="35204A9E">
              <w:rPr>
                <w:lang w:val="en-GB"/>
              </w:rPr>
              <w:t>“Login or Register” menu.</w:t>
            </w:r>
          </w:p>
        </w:tc>
        <w:tc>
          <w:tcPr>
            <w:tcW w:w="3260" w:type="dxa"/>
          </w:tcPr>
          <w:p w14:paraId="14665E9D" w14:textId="7D279B8E" w:rsidR="00C73A53" w:rsidRPr="000448CA" w:rsidRDefault="5D143469" w:rsidP="707956CB">
            <w:pPr>
              <w:jc w:val="both"/>
              <w:rPr>
                <w:lang w:val="en-GB"/>
              </w:rPr>
            </w:pPr>
            <w:r w:rsidRPr="707956CB">
              <w:rPr>
                <w:lang w:val="en-GB"/>
              </w:rPr>
              <w:t>Pass</w:t>
            </w:r>
          </w:p>
        </w:tc>
      </w:tr>
      <w:tr w:rsidR="00C73A53" w14:paraId="39480255" w14:textId="77777777" w:rsidTr="003C5F12">
        <w:trPr>
          <w:trHeight w:val="300"/>
        </w:trPr>
        <w:tc>
          <w:tcPr>
            <w:tcW w:w="945" w:type="dxa"/>
          </w:tcPr>
          <w:p w14:paraId="4BA1515E" w14:textId="1513ACD5" w:rsidR="00C73A53" w:rsidRDefault="07CBC005" w:rsidP="005178D1">
            <w:pPr>
              <w:rPr>
                <w:lang w:val="en-GB"/>
              </w:rPr>
            </w:pPr>
            <w:r w:rsidRPr="35204A9E">
              <w:rPr>
                <w:lang w:val="en-GB"/>
              </w:rPr>
              <w:t>2</w:t>
            </w:r>
          </w:p>
        </w:tc>
        <w:tc>
          <w:tcPr>
            <w:tcW w:w="2565" w:type="dxa"/>
          </w:tcPr>
          <w:p w14:paraId="62544C79" w14:textId="7A58E015" w:rsidR="707956CB" w:rsidRDefault="3A4EB047" w:rsidP="707956CB">
            <w:pPr>
              <w:jc w:val="both"/>
              <w:rPr>
                <w:lang w:val="en-GB"/>
              </w:rPr>
            </w:pPr>
            <w:r w:rsidRPr="35204A9E">
              <w:rPr>
                <w:lang w:val="en-GB"/>
              </w:rPr>
              <w:t>The user selects the Login option in the menu.</w:t>
            </w:r>
          </w:p>
        </w:tc>
        <w:tc>
          <w:tcPr>
            <w:tcW w:w="2552" w:type="dxa"/>
          </w:tcPr>
          <w:p w14:paraId="74472B43" w14:textId="4FD8B02A" w:rsidR="707956CB" w:rsidRDefault="707956CB" w:rsidP="707956CB">
            <w:pPr>
              <w:jc w:val="both"/>
              <w:rPr>
                <w:lang w:val="en-GB"/>
              </w:rPr>
            </w:pPr>
            <w:r w:rsidRPr="35204A9E">
              <w:rPr>
                <w:lang w:val="en-GB"/>
              </w:rPr>
              <w:t xml:space="preserve">The </w:t>
            </w:r>
            <w:r w:rsidR="6375AED8" w:rsidRPr="35204A9E">
              <w:rPr>
                <w:lang w:val="en-GB"/>
              </w:rPr>
              <w:t>system displays the</w:t>
            </w:r>
            <w:r w:rsidRPr="35204A9E">
              <w:rPr>
                <w:lang w:val="en-GB"/>
              </w:rPr>
              <w:t xml:space="preserve"> </w:t>
            </w:r>
            <w:r w:rsidR="4D243D1D" w:rsidRPr="35204A9E">
              <w:rPr>
                <w:lang w:val="en-GB"/>
              </w:rPr>
              <w:t xml:space="preserve">login page </w:t>
            </w:r>
            <w:r w:rsidRPr="35204A9E">
              <w:rPr>
                <w:lang w:val="en-GB"/>
              </w:rPr>
              <w:t>of the program</w:t>
            </w:r>
            <w:r w:rsidR="43931D34" w:rsidRPr="35204A9E">
              <w:rPr>
                <w:lang w:val="en-GB"/>
              </w:rPr>
              <w:t>, prompting for a username and password.</w:t>
            </w:r>
          </w:p>
        </w:tc>
        <w:tc>
          <w:tcPr>
            <w:tcW w:w="3260" w:type="dxa"/>
          </w:tcPr>
          <w:p w14:paraId="3C3FAED0" w14:textId="55AE323E" w:rsidR="707956CB" w:rsidRDefault="707956CB" w:rsidP="707956CB">
            <w:pPr>
              <w:jc w:val="both"/>
              <w:rPr>
                <w:lang w:val="en-GB"/>
              </w:rPr>
            </w:pPr>
            <w:r w:rsidRPr="707956CB">
              <w:rPr>
                <w:lang w:val="en-GB"/>
              </w:rPr>
              <w:t>Pass</w:t>
            </w:r>
          </w:p>
        </w:tc>
      </w:tr>
      <w:tr w:rsidR="00C73A53" w14:paraId="2FF7C1CB" w14:textId="77777777" w:rsidTr="003C5F12">
        <w:trPr>
          <w:trHeight w:val="300"/>
        </w:trPr>
        <w:tc>
          <w:tcPr>
            <w:tcW w:w="945" w:type="dxa"/>
          </w:tcPr>
          <w:p w14:paraId="1A8E3958" w14:textId="67D601B2" w:rsidR="00C73A53" w:rsidRDefault="07CBC005" w:rsidP="005178D1">
            <w:pPr>
              <w:rPr>
                <w:lang w:val="en-GB"/>
              </w:rPr>
            </w:pPr>
            <w:r w:rsidRPr="35204A9E">
              <w:rPr>
                <w:lang w:val="en-GB"/>
              </w:rPr>
              <w:t>3</w:t>
            </w:r>
          </w:p>
        </w:tc>
        <w:tc>
          <w:tcPr>
            <w:tcW w:w="2565" w:type="dxa"/>
          </w:tcPr>
          <w:p w14:paraId="26144BE0" w14:textId="2F837F68" w:rsidR="707956CB" w:rsidRDefault="79EDA3FA" w:rsidP="707956CB">
            <w:pPr>
              <w:jc w:val="both"/>
              <w:rPr>
                <w:lang w:val="en-GB"/>
              </w:rPr>
            </w:pPr>
            <w:r w:rsidRPr="35204A9E">
              <w:rPr>
                <w:lang w:val="en-GB"/>
              </w:rPr>
              <w:t>The user</w:t>
            </w:r>
            <w:r w:rsidR="707956CB" w:rsidRPr="35204A9E">
              <w:rPr>
                <w:lang w:val="en-GB"/>
              </w:rPr>
              <w:t xml:space="preserve"> enters th</w:t>
            </w:r>
            <w:r w:rsidR="21E6E6AE" w:rsidRPr="35204A9E">
              <w:rPr>
                <w:lang w:val="en-GB"/>
              </w:rPr>
              <w:t>eir valid login information.</w:t>
            </w:r>
          </w:p>
        </w:tc>
        <w:tc>
          <w:tcPr>
            <w:tcW w:w="2552" w:type="dxa"/>
          </w:tcPr>
          <w:p w14:paraId="65F28DF5" w14:textId="7860AD97" w:rsidR="707956CB" w:rsidRDefault="5D45BF8F" w:rsidP="707956CB">
            <w:pPr>
              <w:jc w:val="both"/>
              <w:rPr>
                <w:lang w:val="en-GB"/>
              </w:rPr>
            </w:pPr>
            <w:r w:rsidRPr="35204A9E">
              <w:rPr>
                <w:lang w:val="en-GB"/>
              </w:rPr>
              <w:t xml:space="preserve">The </w:t>
            </w:r>
            <w:r w:rsidR="1D494807" w:rsidRPr="35204A9E">
              <w:rPr>
                <w:lang w:val="en-GB"/>
              </w:rPr>
              <w:t xml:space="preserve">system </w:t>
            </w:r>
            <w:r w:rsidR="0BF324A9" w:rsidRPr="35204A9E">
              <w:rPr>
                <w:lang w:val="en-GB"/>
              </w:rPr>
              <w:t>validates the user’s cred</w:t>
            </w:r>
            <w:r w:rsidR="0CF6C4A6" w:rsidRPr="35204A9E">
              <w:rPr>
                <w:lang w:val="en-GB"/>
              </w:rPr>
              <w:t>entials, and sends an email with a verification code.</w:t>
            </w:r>
          </w:p>
        </w:tc>
        <w:tc>
          <w:tcPr>
            <w:tcW w:w="3260" w:type="dxa"/>
          </w:tcPr>
          <w:p w14:paraId="77DA5566" w14:textId="3576FA17" w:rsidR="707956CB" w:rsidRDefault="707956CB" w:rsidP="707956CB">
            <w:pPr>
              <w:jc w:val="both"/>
              <w:rPr>
                <w:lang w:val="en-GB"/>
              </w:rPr>
            </w:pPr>
            <w:r w:rsidRPr="707956CB">
              <w:rPr>
                <w:lang w:val="en-GB"/>
              </w:rPr>
              <w:t>Pass</w:t>
            </w:r>
          </w:p>
        </w:tc>
      </w:tr>
      <w:tr w:rsidR="35204A9E" w14:paraId="085F235C" w14:textId="77777777" w:rsidTr="35204A9E">
        <w:trPr>
          <w:trHeight w:val="300"/>
        </w:trPr>
        <w:tc>
          <w:tcPr>
            <w:tcW w:w="945" w:type="dxa"/>
          </w:tcPr>
          <w:p w14:paraId="34DB8CD1" w14:textId="7B168B27" w:rsidR="68FEB64D" w:rsidRDefault="68FEB64D" w:rsidP="35204A9E">
            <w:pPr>
              <w:rPr>
                <w:lang w:val="en-GB"/>
              </w:rPr>
            </w:pPr>
            <w:r w:rsidRPr="35204A9E">
              <w:rPr>
                <w:lang w:val="en-GB"/>
              </w:rPr>
              <w:t>4</w:t>
            </w:r>
          </w:p>
        </w:tc>
        <w:tc>
          <w:tcPr>
            <w:tcW w:w="2565" w:type="dxa"/>
          </w:tcPr>
          <w:p w14:paraId="2D1A5CB9" w14:textId="61B5F95F" w:rsidR="0B33D775" w:rsidRDefault="0B33D775" w:rsidP="35204A9E">
            <w:pPr>
              <w:jc w:val="both"/>
              <w:rPr>
                <w:lang w:val="en-GB"/>
              </w:rPr>
            </w:pPr>
            <w:r w:rsidRPr="35204A9E">
              <w:rPr>
                <w:lang w:val="en-GB"/>
              </w:rPr>
              <w:t>The user enters the verification code.</w:t>
            </w:r>
          </w:p>
        </w:tc>
        <w:tc>
          <w:tcPr>
            <w:tcW w:w="2552" w:type="dxa"/>
          </w:tcPr>
          <w:p w14:paraId="521547F5" w14:textId="6A33CB6A" w:rsidR="0B33D775" w:rsidRDefault="0B33D775" w:rsidP="35204A9E">
            <w:pPr>
              <w:jc w:val="both"/>
              <w:rPr>
                <w:lang w:val="en-GB"/>
              </w:rPr>
            </w:pPr>
            <w:r w:rsidRPr="35204A9E">
              <w:rPr>
                <w:lang w:val="en-GB"/>
              </w:rPr>
              <w:t>The system validates the user’s login attempt.</w:t>
            </w:r>
          </w:p>
        </w:tc>
        <w:tc>
          <w:tcPr>
            <w:tcW w:w="3260" w:type="dxa"/>
          </w:tcPr>
          <w:p w14:paraId="1EE32166" w14:textId="252A32E6" w:rsidR="0B33D775" w:rsidRDefault="0B33D775" w:rsidP="35204A9E">
            <w:pPr>
              <w:jc w:val="both"/>
              <w:rPr>
                <w:lang w:val="en-GB"/>
              </w:rPr>
            </w:pPr>
            <w:r w:rsidRPr="35204A9E">
              <w:rPr>
                <w:lang w:val="en-GB"/>
              </w:rPr>
              <w:t>Pass</w:t>
            </w:r>
          </w:p>
        </w:tc>
      </w:tr>
    </w:tbl>
    <w:p w14:paraId="0547AF9A" w14:textId="2B907960" w:rsidR="35204A9E" w:rsidRDefault="35204A9E"/>
    <w:p w14:paraId="72C2919B" w14:textId="28203B10" w:rsidR="73C316DE" w:rsidRDefault="5283007A" w:rsidP="4DB866E5">
      <w:pPr>
        <w:pStyle w:val="Heading1"/>
        <w:rPr>
          <w:lang w:val="en-GB"/>
        </w:rPr>
      </w:pPr>
      <w:bookmarkStart w:id="44" w:name="_Toc226756408"/>
      <w:r w:rsidRPr="35204A9E">
        <w:rPr>
          <w:lang w:val="en-GB"/>
        </w:rPr>
        <w:lastRenderedPageBreak/>
        <w:t xml:space="preserve">Appendix </w:t>
      </w:r>
      <w:r w:rsidR="003C5F12">
        <w:rPr>
          <w:lang w:val="en-GB"/>
        </w:rPr>
        <w:t>D</w:t>
      </w:r>
      <w:r w:rsidRPr="35204A9E">
        <w:rPr>
          <w:lang w:val="en-GB"/>
        </w:rPr>
        <w:t xml:space="preserve"> – Test Case </w:t>
      </w:r>
      <w:r w:rsidR="1A0BB5E9" w:rsidRPr="35204A9E">
        <w:rPr>
          <w:lang w:val="en-GB"/>
        </w:rPr>
        <w:t>3</w:t>
      </w:r>
      <w:r w:rsidRPr="35204A9E">
        <w:rPr>
          <w:lang w:val="en-GB"/>
        </w:rPr>
        <w:t xml:space="preserve"> – </w:t>
      </w:r>
      <w:r w:rsidR="0A98108F" w:rsidRPr="35204A9E">
        <w:rPr>
          <w:lang w:val="en-GB"/>
        </w:rPr>
        <w:t>GUI Navigation</w:t>
      </w:r>
      <w:r w:rsidR="00FB5D39" w:rsidRPr="35204A9E">
        <w:rPr>
          <w:lang w:val="en-GB"/>
        </w:rPr>
        <w:t xml:space="preserve"> Test</w:t>
      </w:r>
      <w:bookmarkEnd w:id="44"/>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04"/>
        <w:gridCol w:w="7018"/>
      </w:tblGrid>
      <w:tr w:rsidR="4DB866E5" w14:paraId="4D9192C0" w14:textId="77777777" w:rsidTr="35204A9E">
        <w:trPr>
          <w:trHeight w:val="300"/>
        </w:trPr>
        <w:tc>
          <w:tcPr>
            <w:tcW w:w="2304" w:type="dxa"/>
          </w:tcPr>
          <w:p w14:paraId="76AE9EAB" w14:textId="2AB3EFC7" w:rsidR="4DB866E5" w:rsidRDefault="4DB866E5" w:rsidP="4DB866E5">
            <w:pPr>
              <w:pStyle w:val="Tabletext"/>
              <w:rPr>
                <w:b/>
                <w:bCs/>
              </w:rPr>
            </w:pPr>
            <w:r w:rsidRPr="4DB866E5">
              <w:rPr>
                <w:b/>
                <w:bCs/>
              </w:rPr>
              <w:t>Test Case ID</w:t>
            </w:r>
          </w:p>
        </w:tc>
        <w:tc>
          <w:tcPr>
            <w:tcW w:w="7018" w:type="dxa"/>
          </w:tcPr>
          <w:p w14:paraId="3D968B92" w14:textId="4BC465B8" w:rsidR="4DB866E5" w:rsidRDefault="4DB866E5" w:rsidP="4DB866E5">
            <w:pPr>
              <w:pStyle w:val="Tabletext"/>
              <w:jc w:val="both"/>
            </w:pPr>
            <w:r w:rsidRPr="4DB866E5">
              <w:t>TC-</w:t>
            </w:r>
            <w:r w:rsidR="3CB6AFF5" w:rsidRPr="4DB866E5">
              <w:t>3</w:t>
            </w:r>
          </w:p>
        </w:tc>
      </w:tr>
      <w:tr w:rsidR="4DB866E5" w14:paraId="543D0701" w14:textId="77777777" w:rsidTr="35204A9E">
        <w:trPr>
          <w:trHeight w:val="300"/>
        </w:trPr>
        <w:tc>
          <w:tcPr>
            <w:tcW w:w="2304" w:type="dxa"/>
          </w:tcPr>
          <w:p w14:paraId="28CCDF70" w14:textId="65576D89" w:rsidR="4DB866E5" w:rsidRDefault="4DB866E5" w:rsidP="4DB866E5">
            <w:pPr>
              <w:pStyle w:val="Tabletext"/>
              <w:rPr>
                <w:b/>
                <w:bCs/>
              </w:rPr>
            </w:pPr>
            <w:r w:rsidRPr="4DB866E5">
              <w:rPr>
                <w:b/>
                <w:bCs/>
              </w:rPr>
              <w:t>Test Case Name</w:t>
            </w:r>
          </w:p>
        </w:tc>
        <w:tc>
          <w:tcPr>
            <w:tcW w:w="7018" w:type="dxa"/>
          </w:tcPr>
          <w:p w14:paraId="5B40CADA" w14:textId="0114E5B2" w:rsidR="4DB866E5" w:rsidRDefault="18872025" w:rsidP="707956CB">
            <w:pPr>
              <w:pStyle w:val="Tabletext"/>
              <w:jc w:val="both"/>
            </w:pPr>
            <w:r w:rsidRPr="35204A9E">
              <w:t>GUI Navigation</w:t>
            </w:r>
            <w:r w:rsidR="22C46391" w:rsidRPr="35204A9E">
              <w:t xml:space="preserve"> Test</w:t>
            </w:r>
          </w:p>
        </w:tc>
      </w:tr>
      <w:tr w:rsidR="4DB866E5" w14:paraId="09F1FB5E" w14:textId="77777777" w:rsidTr="35204A9E">
        <w:trPr>
          <w:trHeight w:val="300"/>
        </w:trPr>
        <w:tc>
          <w:tcPr>
            <w:tcW w:w="2304" w:type="dxa"/>
          </w:tcPr>
          <w:p w14:paraId="53F6CE6F" w14:textId="66A0F303" w:rsidR="4DB866E5" w:rsidRDefault="4DB866E5" w:rsidP="4DB866E5">
            <w:pPr>
              <w:pStyle w:val="Tabletext"/>
              <w:rPr>
                <w:b/>
                <w:bCs/>
              </w:rPr>
            </w:pPr>
            <w:r w:rsidRPr="4DB866E5">
              <w:rPr>
                <w:b/>
                <w:bCs/>
              </w:rPr>
              <w:t>Brief Description</w:t>
            </w:r>
          </w:p>
        </w:tc>
        <w:tc>
          <w:tcPr>
            <w:tcW w:w="7018" w:type="dxa"/>
          </w:tcPr>
          <w:p w14:paraId="50F1852A" w14:textId="64EA7BDA" w:rsidR="4DB866E5" w:rsidRPr="003C5F12" w:rsidRDefault="27C63F15" w:rsidP="707956CB">
            <w:pPr>
              <w:pStyle w:val="Tabletext"/>
              <w:jc w:val="both"/>
              <w:rPr>
                <w:i/>
              </w:rPr>
            </w:pPr>
            <w:commentRangeStart w:id="45"/>
            <w:r w:rsidRPr="707956CB">
              <w:t>This test case verifies that the main graphical user interface of Omnium can be loaded and navigated successfully through the currently implemented menu and tab elements. The test also checks that each interactive navigation element responds within an acceptable time and that the dashboard layout remains stable while the user moves between interface areas.</w:t>
            </w:r>
            <w:commentRangeEnd w:id="45"/>
            <w:r w:rsidR="00B122B1">
              <w:rPr>
                <w:rStyle w:val="CommentReference"/>
              </w:rPr>
              <w:commentReference w:id="45"/>
            </w:r>
          </w:p>
        </w:tc>
      </w:tr>
      <w:tr w:rsidR="4DB866E5" w14:paraId="1AE5C373" w14:textId="77777777" w:rsidTr="35204A9E">
        <w:trPr>
          <w:trHeight w:val="300"/>
        </w:trPr>
        <w:tc>
          <w:tcPr>
            <w:tcW w:w="2304" w:type="dxa"/>
          </w:tcPr>
          <w:p w14:paraId="6413EC34" w14:textId="77777777" w:rsidR="4DB866E5" w:rsidRDefault="4DB866E5" w:rsidP="4DB866E5">
            <w:pPr>
              <w:pStyle w:val="Tabletext"/>
              <w:rPr>
                <w:b/>
                <w:bCs/>
              </w:rPr>
            </w:pPr>
            <w:r w:rsidRPr="4DB866E5">
              <w:rPr>
                <w:b/>
                <w:bCs/>
              </w:rPr>
              <w:t>Priority</w:t>
            </w:r>
          </w:p>
        </w:tc>
        <w:tc>
          <w:tcPr>
            <w:tcW w:w="7018" w:type="dxa"/>
          </w:tcPr>
          <w:p w14:paraId="1E5E6C94" w14:textId="7063CFCC" w:rsidR="4DB866E5" w:rsidRDefault="396072D3" w:rsidP="707956CB">
            <w:pPr>
              <w:pStyle w:val="Tabletext"/>
              <w:jc w:val="both"/>
            </w:pPr>
            <w:r w:rsidRPr="707956CB">
              <w:t>High</w:t>
            </w:r>
          </w:p>
        </w:tc>
      </w:tr>
      <w:tr w:rsidR="4DB866E5" w14:paraId="61AE638D" w14:textId="77777777" w:rsidTr="35204A9E">
        <w:trPr>
          <w:trHeight w:val="300"/>
        </w:trPr>
        <w:tc>
          <w:tcPr>
            <w:tcW w:w="2304" w:type="dxa"/>
          </w:tcPr>
          <w:p w14:paraId="3ABFCFC1" w14:textId="2F333BEE" w:rsidR="4DB866E5" w:rsidRDefault="4DB866E5" w:rsidP="4DB866E5">
            <w:pPr>
              <w:pStyle w:val="Tabletext"/>
              <w:rPr>
                <w:b/>
                <w:bCs/>
              </w:rPr>
            </w:pPr>
            <w:r w:rsidRPr="4DB866E5">
              <w:rPr>
                <w:b/>
                <w:bCs/>
              </w:rPr>
              <w:t>Planned Test Duration</w:t>
            </w:r>
          </w:p>
        </w:tc>
        <w:tc>
          <w:tcPr>
            <w:tcW w:w="7018" w:type="dxa"/>
          </w:tcPr>
          <w:p w14:paraId="4E64290B" w14:textId="0CEDC53E" w:rsidR="4DB866E5" w:rsidRDefault="0128DA1C" w:rsidP="707956CB">
            <w:pPr>
              <w:pStyle w:val="Tabletext"/>
              <w:jc w:val="both"/>
            </w:pPr>
            <w:r w:rsidRPr="707956CB">
              <w:t>0.5 hours</w:t>
            </w:r>
          </w:p>
        </w:tc>
      </w:tr>
      <w:tr w:rsidR="4DB866E5" w14:paraId="2B12C37E" w14:textId="77777777" w:rsidTr="35204A9E">
        <w:trPr>
          <w:trHeight w:val="300"/>
        </w:trPr>
        <w:tc>
          <w:tcPr>
            <w:tcW w:w="2304" w:type="dxa"/>
          </w:tcPr>
          <w:p w14:paraId="64F4C524" w14:textId="6A61755B" w:rsidR="4DB866E5" w:rsidRDefault="4DB866E5" w:rsidP="4DB866E5">
            <w:pPr>
              <w:pStyle w:val="Tabletext"/>
              <w:rPr>
                <w:b/>
                <w:bCs/>
              </w:rPr>
            </w:pPr>
            <w:r w:rsidRPr="4DB866E5">
              <w:rPr>
                <w:b/>
                <w:bCs/>
              </w:rPr>
              <w:t>Current Version</w:t>
            </w:r>
          </w:p>
        </w:tc>
        <w:tc>
          <w:tcPr>
            <w:tcW w:w="7018" w:type="dxa"/>
          </w:tcPr>
          <w:p w14:paraId="5E82D0CD" w14:textId="14A692A9" w:rsidR="4DB866E5" w:rsidRDefault="40600570" w:rsidP="707956CB">
            <w:pPr>
              <w:pStyle w:val="Tabletext"/>
              <w:jc w:val="both"/>
            </w:pPr>
            <w:r w:rsidRPr="707956CB">
              <w:t>1.0</w:t>
            </w:r>
          </w:p>
        </w:tc>
      </w:tr>
      <w:tr w:rsidR="4DB866E5" w14:paraId="578E1CDC" w14:textId="77777777" w:rsidTr="35204A9E">
        <w:trPr>
          <w:trHeight w:val="300"/>
        </w:trPr>
        <w:tc>
          <w:tcPr>
            <w:tcW w:w="2304" w:type="dxa"/>
          </w:tcPr>
          <w:p w14:paraId="1FA5388E" w14:textId="657FF252" w:rsidR="4DB866E5" w:rsidRDefault="4DB866E5" w:rsidP="4DB866E5">
            <w:pPr>
              <w:pStyle w:val="Tabletext"/>
              <w:rPr>
                <w:b/>
                <w:bCs/>
              </w:rPr>
            </w:pPr>
            <w:r w:rsidRPr="4DB866E5">
              <w:rPr>
                <w:b/>
                <w:bCs/>
              </w:rPr>
              <w:t>Date of First Version</w:t>
            </w:r>
          </w:p>
        </w:tc>
        <w:tc>
          <w:tcPr>
            <w:tcW w:w="7018" w:type="dxa"/>
          </w:tcPr>
          <w:p w14:paraId="1009B401" w14:textId="02626848" w:rsidR="4DB866E5" w:rsidRDefault="6C1A45EE" w:rsidP="707956CB">
            <w:pPr>
              <w:pStyle w:val="Tabletext"/>
              <w:jc w:val="both"/>
            </w:pPr>
            <w:r w:rsidRPr="707956CB">
              <w:t>04/10/2026</w:t>
            </w:r>
          </w:p>
        </w:tc>
      </w:tr>
      <w:tr w:rsidR="4DB866E5" w14:paraId="06371C74" w14:textId="77777777" w:rsidTr="35204A9E">
        <w:trPr>
          <w:trHeight w:val="300"/>
        </w:trPr>
        <w:tc>
          <w:tcPr>
            <w:tcW w:w="2304" w:type="dxa"/>
          </w:tcPr>
          <w:p w14:paraId="67BDB3C7" w14:textId="62004A3F" w:rsidR="4DB866E5" w:rsidRDefault="4DB866E5" w:rsidP="4DB866E5">
            <w:pPr>
              <w:pStyle w:val="Tabletext"/>
              <w:rPr>
                <w:b/>
                <w:bCs/>
              </w:rPr>
            </w:pPr>
            <w:r w:rsidRPr="4DB866E5">
              <w:rPr>
                <w:b/>
                <w:bCs/>
              </w:rPr>
              <w:t>Date of Current Version</w:t>
            </w:r>
          </w:p>
        </w:tc>
        <w:tc>
          <w:tcPr>
            <w:tcW w:w="7018" w:type="dxa"/>
          </w:tcPr>
          <w:p w14:paraId="3D7E7DE6" w14:textId="63435867" w:rsidR="4DB866E5" w:rsidRDefault="17D4723F" w:rsidP="707956CB">
            <w:pPr>
              <w:pStyle w:val="Tabletext"/>
              <w:jc w:val="both"/>
            </w:pPr>
            <w:r w:rsidRPr="707956CB">
              <w:t>04/10/2026</w:t>
            </w:r>
          </w:p>
        </w:tc>
      </w:tr>
      <w:tr w:rsidR="4DB866E5" w14:paraId="233E3D34" w14:textId="77777777" w:rsidTr="35204A9E">
        <w:trPr>
          <w:trHeight w:val="300"/>
        </w:trPr>
        <w:tc>
          <w:tcPr>
            <w:tcW w:w="2304" w:type="dxa"/>
          </w:tcPr>
          <w:p w14:paraId="6019D57D" w14:textId="1C932C9E" w:rsidR="4DB866E5" w:rsidRDefault="4DB866E5" w:rsidP="4DB866E5">
            <w:pPr>
              <w:pStyle w:val="Tabletext"/>
              <w:rPr>
                <w:b/>
                <w:bCs/>
              </w:rPr>
            </w:pPr>
            <w:r w:rsidRPr="4DB866E5">
              <w:rPr>
                <w:b/>
                <w:bCs/>
              </w:rPr>
              <w:t>Created By</w:t>
            </w:r>
          </w:p>
        </w:tc>
        <w:tc>
          <w:tcPr>
            <w:tcW w:w="7018" w:type="dxa"/>
          </w:tcPr>
          <w:p w14:paraId="3CCC888F" w14:textId="3D510CA2" w:rsidR="4DB866E5" w:rsidRDefault="7031F77A" w:rsidP="707956CB">
            <w:pPr>
              <w:pStyle w:val="Tabletext"/>
              <w:jc w:val="both"/>
            </w:pPr>
            <w:r w:rsidRPr="707956CB">
              <w:t>Andrew Tamez</w:t>
            </w:r>
          </w:p>
        </w:tc>
      </w:tr>
      <w:tr w:rsidR="4DB866E5" w14:paraId="19099791" w14:textId="77777777" w:rsidTr="35204A9E">
        <w:trPr>
          <w:trHeight w:val="300"/>
        </w:trPr>
        <w:tc>
          <w:tcPr>
            <w:tcW w:w="2304" w:type="dxa"/>
          </w:tcPr>
          <w:p w14:paraId="54D7A699" w14:textId="21C5180E" w:rsidR="4DB866E5" w:rsidRDefault="4DB866E5" w:rsidP="4DB866E5">
            <w:pPr>
              <w:pStyle w:val="Tabletext"/>
              <w:rPr>
                <w:b/>
                <w:bCs/>
              </w:rPr>
            </w:pPr>
            <w:r w:rsidRPr="4DB866E5">
              <w:rPr>
                <w:b/>
                <w:bCs/>
              </w:rPr>
              <w:t>Last Update By</w:t>
            </w:r>
          </w:p>
        </w:tc>
        <w:tc>
          <w:tcPr>
            <w:tcW w:w="7018" w:type="dxa"/>
          </w:tcPr>
          <w:p w14:paraId="2091C467" w14:textId="458987C4" w:rsidR="4DB866E5" w:rsidRDefault="2EBB5AB7" w:rsidP="707956CB">
            <w:pPr>
              <w:pStyle w:val="Tabletext"/>
              <w:jc w:val="both"/>
            </w:pPr>
            <w:r w:rsidRPr="707956CB">
              <w:t>Andrew Tamez</w:t>
            </w:r>
          </w:p>
        </w:tc>
      </w:tr>
      <w:tr w:rsidR="4DB866E5" w14:paraId="5EACBEE4" w14:textId="77777777" w:rsidTr="35204A9E">
        <w:trPr>
          <w:trHeight w:val="300"/>
        </w:trPr>
        <w:tc>
          <w:tcPr>
            <w:tcW w:w="2304" w:type="dxa"/>
          </w:tcPr>
          <w:p w14:paraId="779BFC3F" w14:textId="3764BCB2" w:rsidR="4DB866E5" w:rsidRDefault="4DB866E5" w:rsidP="4DB866E5">
            <w:pPr>
              <w:pStyle w:val="Tabletext"/>
              <w:rPr>
                <w:b/>
                <w:bCs/>
              </w:rPr>
            </w:pPr>
            <w:r w:rsidRPr="4DB866E5">
              <w:rPr>
                <w:b/>
                <w:bCs/>
              </w:rPr>
              <w:t>Approved By</w:t>
            </w:r>
          </w:p>
        </w:tc>
        <w:tc>
          <w:tcPr>
            <w:tcW w:w="7018" w:type="dxa"/>
          </w:tcPr>
          <w:p w14:paraId="23BD0D0D" w14:textId="0DDA429B" w:rsidR="4DB866E5" w:rsidRDefault="3D6D44C0" w:rsidP="707956CB">
            <w:pPr>
              <w:pStyle w:val="Tabletext"/>
              <w:jc w:val="both"/>
            </w:pPr>
            <w:r w:rsidRPr="707956CB">
              <w:t>Ayesha Khan</w:t>
            </w:r>
          </w:p>
        </w:tc>
      </w:tr>
      <w:tr w:rsidR="4DB866E5" w14:paraId="4CE4EFC7" w14:textId="77777777" w:rsidTr="35204A9E">
        <w:trPr>
          <w:trHeight w:val="300"/>
        </w:trPr>
        <w:tc>
          <w:tcPr>
            <w:tcW w:w="2304" w:type="dxa"/>
          </w:tcPr>
          <w:p w14:paraId="5C82D967" w14:textId="49479B46" w:rsidR="4DB866E5" w:rsidRDefault="4DB866E5" w:rsidP="4DB866E5">
            <w:pPr>
              <w:pStyle w:val="Tabletext"/>
              <w:rPr>
                <w:b/>
                <w:bCs/>
              </w:rPr>
            </w:pPr>
            <w:r w:rsidRPr="4DB866E5">
              <w:rPr>
                <w:b/>
                <w:bCs/>
              </w:rPr>
              <w:t>The version of Software Under Test</w:t>
            </w:r>
          </w:p>
        </w:tc>
        <w:tc>
          <w:tcPr>
            <w:tcW w:w="7018" w:type="dxa"/>
          </w:tcPr>
          <w:p w14:paraId="4B3D760A" w14:textId="429575AF" w:rsidR="4DB866E5" w:rsidRDefault="6A9A2EEE" w:rsidP="707956CB">
            <w:pPr>
              <w:pStyle w:val="Tabletext"/>
              <w:jc w:val="both"/>
            </w:pPr>
            <w:r w:rsidRPr="707956CB">
              <w:t>1.1</w:t>
            </w:r>
          </w:p>
        </w:tc>
      </w:tr>
      <w:tr w:rsidR="4DB866E5" w14:paraId="2509E46F" w14:textId="77777777" w:rsidTr="35204A9E">
        <w:trPr>
          <w:trHeight w:val="300"/>
        </w:trPr>
        <w:tc>
          <w:tcPr>
            <w:tcW w:w="2304" w:type="dxa"/>
            <w:tcBorders>
              <w:top w:val="single" w:sz="6" w:space="0" w:color="auto"/>
              <w:left w:val="single" w:sz="6" w:space="0" w:color="auto"/>
              <w:bottom w:val="single" w:sz="6" w:space="0" w:color="auto"/>
              <w:right w:val="single" w:sz="6" w:space="0" w:color="auto"/>
            </w:tcBorders>
          </w:tcPr>
          <w:p w14:paraId="5CD6ED5F" w14:textId="21F3C389" w:rsidR="4DB866E5" w:rsidRDefault="4DB866E5" w:rsidP="4DB866E5">
            <w:pPr>
              <w:pStyle w:val="Tabletext"/>
              <w:rPr>
                <w:b/>
                <w:bCs/>
              </w:rPr>
            </w:pPr>
            <w:r w:rsidRPr="4DB866E5">
              <w:rPr>
                <w:b/>
                <w:bCs/>
              </w:rPr>
              <w:t>Test Engineer to Conduct the Test</w:t>
            </w:r>
          </w:p>
        </w:tc>
        <w:tc>
          <w:tcPr>
            <w:tcW w:w="7018" w:type="dxa"/>
            <w:tcBorders>
              <w:top w:val="single" w:sz="6" w:space="0" w:color="auto"/>
              <w:left w:val="single" w:sz="6" w:space="0" w:color="auto"/>
              <w:bottom w:val="single" w:sz="6" w:space="0" w:color="auto"/>
              <w:right w:val="single" w:sz="6" w:space="0" w:color="auto"/>
            </w:tcBorders>
          </w:tcPr>
          <w:p w14:paraId="74A25EFD" w14:textId="43CC9ACE" w:rsidR="4DB866E5" w:rsidRDefault="0B055059" w:rsidP="707956CB">
            <w:pPr>
              <w:pStyle w:val="Tabletext"/>
              <w:jc w:val="both"/>
              <w:rPr>
                <w:color w:val="FF0000"/>
              </w:rPr>
            </w:pPr>
            <w:r>
              <w:t>Andrew Tamez</w:t>
            </w:r>
          </w:p>
        </w:tc>
      </w:tr>
      <w:tr w:rsidR="4DB866E5" w14:paraId="6225A2F0" w14:textId="77777777" w:rsidTr="35204A9E">
        <w:trPr>
          <w:trHeight w:val="300"/>
        </w:trPr>
        <w:tc>
          <w:tcPr>
            <w:tcW w:w="2304" w:type="dxa"/>
            <w:tcBorders>
              <w:top w:val="single" w:sz="6" w:space="0" w:color="auto"/>
              <w:left w:val="single" w:sz="6" w:space="0" w:color="auto"/>
              <w:bottom w:val="single" w:sz="6" w:space="0" w:color="auto"/>
              <w:right w:val="single" w:sz="6" w:space="0" w:color="auto"/>
            </w:tcBorders>
          </w:tcPr>
          <w:p w14:paraId="7E2C188A" w14:textId="037EA804" w:rsidR="4DB866E5" w:rsidRDefault="4DB866E5" w:rsidP="4DB866E5">
            <w:pPr>
              <w:pStyle w:val="Tabletext"/>
              <w:rPr>
                <w:b/>
                <w:bCs/>
              </w:rPr>
            </w:pPr>
            <w:r w:rsidRPr="4DB866E5">
              <w:rPr>
                <w:b/>
                <w:bCs/>
              </w:rPr>
              <w:t>List of Test Support Software</w:t>
            </w:r>
          </w:p>
        </w:tc>
        <w:tc>
          <w:tcPr>
            <w:tcW w:w="7018" w:type="dxa"/>
            <w:tcBorders>
              <w:top w:val="single" w:sz="6" w:space="0" w:color="auto"/>
              <w:left w:val="single" w:sz="6" w:space="0" w:color="auto"/>
              <w:bottom w:val="single" w:sz="6" w:space="0" w:color="auto"/>
              <w:right w:val="single" w:sz="6" w:space="0" w:color="auto"/>
            </w:tcBorders>
          </w:tcPr>
          <w:p w14:paraId="671EC338" w14:textId="3A810CD9" w:rsidR="4DB866E5" w:rsidRDefault="18FDEEE6" w:rsidP="707956CB">
            <w:pPr>
              <w:pStyle w:val="Tabletext"/>
              <w:jc w:val="both"/>
            </w:pPr>
            <w:r w:rsidRPr="707956CB">
              <w:t>N/A</w:t>
            </w:r>
          </w:p>
        </w:tc>
      </w:tr>
      <w:tr w:rsidR="4DB866E5" w14:paraId="684C823C" w14:textId="77777777" w:rsidTr="35204A9E">
        <w:trPr>
          <w:trHeight w:val="300"/>
        </w:trPr>
        <w:tc>
          <w:tcPr>
            <w:tcW w:w="2304" w:type="dxa"/>
            <w:tcBorders>
              <w:top w:val="single" w:sz="6" w:space="0" w:color="auto"/>
              <w:left w:val="single" w:sz="6" w:space="0" w:color="auto"/>
              <w:bottom w:val="single" w:sz="6" w:space="0" w:color="auto"/>
              <w:right w:val="single" w:sz="6" w:space="0" w:color="auto"/>
            </w:tcBorders>
          </w:tcPr>
          <w:p w14:paraId="68A0292E" w14:textId="2620AC13" w:rsidR="4DB866E5" w:rsidRDefault="4DB866E5" w:rsidP="4DB866E5">
            <w:pPr>
              <w:pStyle w:val="Tabletext"/>
              <w:rPr>
                <w:b/>
                <w:bCs/>
              </w:rPr>
            </w:pPr>
            <w:r w:rsidRPr="4DB866E5">
              <w:rPr>
                <w:b/>
                <w:bCs/>
              </w:rPr>
              <w:t>List of Test Support Hardware</w:t>
            </w:r>
          </w:p>
        </w:tc>
        <w:tc>
          <w:tcPr>
            <w:tcW w:w="7018" w:type="dxa"/>
            <w:tcBorders>
              <w:top w:val="single" w:sz="6" w:space="0" w:color="auto"/>
              <w:left w:val="single" w:sz="6" w:space="0" w:color="auto"/>
              <w:bottom w:val="single" w:sz="6" w:space="0" w:color="auto"/>
              <w:right w:val="single" w:sz="6" w:space="0" w:color="auto"/>
            </w:tcBorders>
          </w:tcPr>
          <w:p w14:paraId="76868705" w14:textId="45266EC5" w:rsidR="4DB866E5" w:rsidRDefault="5B03AE4F" w:rsidP="707956CB">
            <w:pPr>
              <w:pStyle w:val="Tabletext"/>
              <w:jc w:val="both"/>
            </w:pPr>
            <w:r w:rsidRPr="707956CB">
              <w:t>N/A</w:t>
            </w:r>
          </w:p>
        </w:tc>
      </w:tr>
    </w:tbl>
    <w:p w14:paraId="4431D471" w14:textId="544AE7D8" w:rsidR="4DB866E5" w:rsidRDefault="4DB866E5" w:rsidP="4DB866E5">
      <w:pPr>
        <w:rPr>
          <w:lang w:val="en-GB"/>
        </w:rPr>
      </w:pPr>
    </w:p>
    <w:p w14:paraId="703936D2" w14:textId="522A975A" w:rsidR="73C316DE" w:rsidRDefault="73C316DE" w:rsidP="4DB866E5">
      <w:pPr>
        <w:rPr>
          <w:b/>
          <w:bCs/>
          <w:lang w:val="en-GB"/>
        </w:rPr>
      </w:pPr>
      <w:r w:rsidRPr="35204A9E">
        <w:rPr>
          <w:b/>
          <w:bCs/>
          <w:lang w:val="en-GB"/>
        </w:rPr>
        <w:t xml:space="preserve">Test Case </w:t>
      </w:r>
      <w:r w:rsidR="24CD2622" w:rsidRPr="35204A9E">
        <w:rPr>
          <w:b/>
          <w:bCs/>
          <w:lang w:val="en-GB"/>
        </w:rPr>
        <w:t>3</w:t>
      </w:r>
      <w:r w:rsidRPr="35204A9E">
        <w:rPr>
          <w:b/>
          <w:bCs/>
          <w:lang w:val="en-GB"/>
        </w:rPr>
        <w:t xml:space="preserve"> Scenario</w:t>
      </w:r>
    </w:p>
    <w:tbl>
      <w:tblPr>
        <w:tblStyle w:val="TableGrid"/>
        <w:tblW w:w="0" w:type="auto"/>
        <w:tblLook w:val="04A0" w:firstRow="1" w:lastRow="0" w:firstColumn="1" w:lastColumn="0" w:noHBand="0" w:noVBand="1"/>
      </w:tblPr>
      <w:tblGrid>
        <w:gridCol w:w="959"/>
        <w:gridCol w:w="2551"/>
        <w:gridCol w:w="2552"/>
        <w:gridCol w:w="3260"/>
      </w:tblGrid>
      <w:tr w:rsidR="4DB866E5" w14:paraId="4AAA8C73" w14:textId="77777777" w:rsidTr="35204A9E">
        <w:trPr>
          <w:trHeight w:val="300"/>
        </w:trPr>
        <w:tc>
          <w:tcPr>
            <w:tcW w:w="959" w:type="dxa"/>
          </w:tcPr>
          <w:p w14:paraId="16AE3BD1" w14:textId="27F55229" w:rsidR="4DB866E5" w:rsidRDefault="4DB866E5" w:rsidP="4DB866E5">
            <w:pPr>
              <w:rPr>
                <w:lang w:val="en-GB"/>
              </w:rPr>
            </w:pPr>
            <w:r w:rsidRPr="4DB866E5">
              <w:rPr>
                <w:lang w:val="en-GB"/>
              </w:rPr>
              <w:t>Test Step Number</w:t>
            </w:r>
          </w:p>
        </w:tc>
        <w:tc>
          <w:tcPr>
            <w:tcW w:w="2551" w:type="dxa"/>
          </w:tcPr>
          <w:p w14:paraId="65BCA0F0" w14:textId="29950311" w:rsidR="4DB866E5" w:rsidRDefault="4DB866E5" w:rsidP="4DB866E5">
            <w:pPr>
              <w:rPr>
                <w:lang w:val="en-GB"/>
              </w:rPr>
            </w:pPr>
            <w:r w:rsidRPr="4DB866E5">
              <w:rPr>
                <w:lang w:val="en-GB"/>
              </w:rPr>
              <w:t>Input</w:t>
            </w:r>
          </w:p>
        </w:tc>
        <w:tc>
          <w:tcPr>
            <w:tcW w:w="2552" w:type="dxa"/>
          </w:tcPr>
          <w:p w14:paraId="09A48EC4" w14:textId="00B8DB59" w:rsidR="4DB866E5" w:rsidRDefault="4DB866E5" w:rsidP="4DB866E5">
            <w:pPr>
              <w:rPr>
                <w:lang w:val="en-GB"/>
              </w:rPr>
            </w:pPr>
            <w:r w:rsidRPr="4DB866E5">
              <w:rPr>
                <w:lang w:val="en-GB"/>
              </w:rPr>
              <w:t>Expected</w:t>
            </w:r>
          </w:p>
        </w:tc>
        <w:tc>
          <w:tcPr>
            <w:tcW w:w="3260" w:type="dxa"/>
          </w:tcPr>
          <w:p w14:paraId="59E25756" w14:textId="394DD134" w:rsidR="4DB866E5" w:rsidRDefault="4DB866E5" w:rsidP="4DB866E5">
            <w:pPr>
              <w:rPr>
                <w:lang w:val="en-GB"/>
              </w:rPr>
            </w:pPr>
            <w:r w:rsidRPr="4DB866E5">
              <w:rPr>
                <w:lang w:val="en-GB"/>
              </w:rPr>
              <w:t>Result (Pass/Fail)</w:t>
            </w:r>
          </w:p>
        </w:tc>
      </w:tr>
      <w:tr w:rsidR="4DB866E5" w14:paraId="638D99F7" w14:textId="77777777" w:rsidTr="35204A9E">
        <w:trPr>
          <w:trHeight w:val="300"/>
        </w:trPr>
        <w:tc>
          <w:tcPr>
            <w:tcW w:w="959" w:type="dxa"/>
          </w:tcPr>
          <w:p w14:paraId="7982AF45" w14:textId="6FFCECAB" w:rsidR="4DB866E5" w:rsidRDefault="4DB866E5" w:rsidP="4DB866E5">
            <w:pPr>
              <w:rPr>
                <w:lang w:val="en-GB"/>
              </w:rPr>
            </w:pPr>
            <w:r w:rsidRPr="4DB866E5">
              <w:rPr>
                <w:lang w:val="en-GB"/>
              </w:rPr>
              <w:t>1</w:t>
            </w:r>
          </w:p>
        </w:tc>
        <w:tc>
          <w:tcPr>
            <w:tcW w:w="2551" w:type="dxa"/>
          </w:tcPr>
          <w:p w14:paraId="4A9DF5FF" w14:textId="27F670FC" w:rsidR="4DB866E5" w:rsidRDefault="4955DD8F" w:rsidP="707956CB">
            <w:pPr>
              <w:jc w:val="both"/>
              <w:rPr>
                <w:lang w:val="en-GB"/>
              </w:rPr>
            </w:pPr>
            <w:r w:rsidRPr="707956CB">
              <w:rPr>
                <w:lang w:val="en-GB"/>
              </w:rPr>
              <w:t>Launc</w:t>
            </w:r>
            <w:r w:rsidR="2AC748C1" w:rsidRPr="707956CB">
              <w:rPr>
                <w:lang w:val="en-GB"/>
              </w:rPr>
              <w:t xml:space="preserve">h the </w:t>
            </w:r>
            <w:r w:rsidRPr="707956CB">
              <w:rPr>
                <w:lang w:val="en-GB"/>
              </w:rPr>
              <w:t xml:space="preserve">Omnium </w:t>
            </w:r>
            <w:r w:rsidR="4D91E05E" w:rsidRPr="707956CB">
              <w:rPr>
                <w:lang w:val="en-GB"/>
              </w:rPr>
              <w:t>application.</w:t>
            </w:r>
          </w:p>
        </w:tc>
        <w:tc>
          <w:tcPr>
            <w:tcW w:w="2552" w:type="dxa"/>
          </w:tcPr>
          <w:p w14:paraId="2E1103F0" w14:textId="369C243C" w:rsidR="4DB866E5" w:rsidRDefault="4764DF55" w:rsidP="707956CB">
            <w:pPr>
              <w:jc w:val="both"/>
              <w:rPr>
                <w:lang w:val="en-GB"/>
              </w:rPr>
            </w:pPr>
            <w:r w:rsidRPr="707956CB">
              <w:rPr>
                <w:lang w:val="en-GB"/>
              </w:rPr>
              <w:t xml:space="preserve">The application starts </w:t>
            </w:r>
            <w:r w:rsidR="00883387" w:rsidRPr="707956CB">
              <w:rPr>
                <w:lang w:val="en-GB"/>
              </w:rPr>
              <w:t>and displays the main dashboard window.</w:t>
            </w:r>
          </w:p>
        </w:tc>
        <w:tc>
          <w:tcPr>
            <w:tcW w:w="3260" w:type="dxa"/>
          </w:tcPr>
          <w:p w14:paraId="5662FEF7" w14:textId="78CED4B4" w:rsidR="4DB866E5" w:rsidRDefault="2F75FCCC" w:rsidP="707956CB">
            <w:pPr>
              <w:jc w:val="both"/>
              <w:rPr>
                <w:lang w:val="en-GB"/>
              </w:rPr>
            </w:pPr>
            <w:r w:rsidRPr="707956CB">
              <w:rPr>
                <w:lang w:val="en-GB"/>
              </w:rPr>
              <w:t>Pass</w:t>
            </w:r>
          </w:p>
        </w:tc>
      </w:tr>
      <w:tr w:rsidR="4DB866E5" w14:paraId="303767C2" w14:textId="77777777" w:rsidTr="35204A9E">
        <w:trPr>
          <w:trHeight w:val="300"/>
        </w:trPr>
        <w:tc>
          <w:tcPr>
            <w:tcW w:w="959" w:type="dxa"/>
          </w:tcPr>
          <w:p w14:paraId="207B40C5" w14:textId="5510476B" w:rsidR="4DB866E5" w:rsidRDefault="4DB866E5" w:rsidP="4DB866E5">
            <w:pPr>
              <w:rPr>
                <w:lang w:val="en-GB"/>
              </w:rPr>
            </w:pPr>
            <w:r w:rsidRPr="4DB866E5">
              <w:rPr>
                <w:lang w:val="en-GB"/>
              </w:rPr>
              <w:t>2</w:t>
            </w:r>
          </w:p>
        </w:tc>
        <w:tc>
          <w:tcPr>
            <w:tcW w:w="2551" w:type="dxa"/>
          </w:tcPr>
          <w:p w14:paraId="2555555C" w14:textId="3D1EAB91" w:rsidR="4DB866E5" w:rsidRDefault="3F648D22" w:rsidP="707956CB">
            <w:pPr>
              <w:jc w:val="both"/>
              <w:rPr>
                <w:lang w:val="en-GB"/>
              </w:rPr>
            </w:pPr>
            <w:r w:rsidRPr="707956CB">
              <w:rPr>
                <w:lang w:val="en-GB"/>
              </w:rPr>
              <w:t>Observe the default panel on startup.</w:t>
            </w:r>
          </w:p>
        </w:tc>
        <w:tc>
          <w:tcPr>
            <w:tcW w:w="2552" w:type="dxa"/>
          </w:tcPr>
          <w:p w14:paraId="35E0A992" w14:textId="722540A0" w:rsidR="4DB866E5" w:rsidRDefault="7CD35805" w:rsidP="707956CB">
            <w:pPr>
              <w:jc w:val="both"/>
              <w:rPr>
                <w:lang w:val="en-GB"/>
              </w:rPr>
            </w:pPr>
            <w:r w:rsidRPr="707956CB">
              <w:rPr>
                <w:lang w:val="en-GB"/>
              </w:rPr>
              <w:t>A message is displayed indicating that the user must add a watchlist item or ticker tab.</w:t>
            </w:r>
          </w:p>
        </w:tc>
        <w:tc>
          <w:tcPr>
            <w:tcW w:w="3260" w:type="dxa"/>
          </w:tcPr>
          <w:p w14:paraId="4B61E72D" w14:textId="0C5EB0E7" w:rsidR="4DB866E5" w:rsidRDefault="55920E5C" w:rsidP="707956CB">
            <w:pPr>
              <w:jc w:val="both"/>
              <w:rPr>
                <w:lang w:val="en-GB"/>
              </w:rPr>
            </w:pPr>
            <w:r w:rsidRPr="707956CB">
              <w:rPr>
                <w:lang w:val="en-GB"/>
              </w:rPr>
              <w:t>Pass</w:t>
            </w:r>
          </w:p>
          <w:p w14:paraId="32FB13D8" w14:textId="2FEB33C7" w:rsidR="4DB866E5" w:rsidRDefault="4DB866E5" w:rsidP="707956CB">
            <w:pPr>
              <w:jc w:val="both"/>
              <w:rPr>
                <w:lang w:val="en-GB"/>
              </w:rPr>
            </w:pPr>
          </w:p>
        </w:tc>
      </w:tr>
      <w:tr w:rsidR="4DB866E5" w14:paraId="5FEA60B5" w14:textId="77777777" w:rsidTr="35204A9E">
        <w:trPr>
          <w:trHeight w:val="300"/>
        </w:trPr>
        <w:tc>
          <w:tcPr>
            <w:tcW w:w="959" w:type="dxa"/>
          </w:tcPr>
          <w:p w14:paraId="34188E85" w14:textId="6C90B1E7" w:rsidR="4DB866E5" w:rsidRDefault="4DB866E5" w:rsidP="4DB866E5">
            <w:pPr>
              <w:rPr>
                <w:lang w:val="en-GB"/>
              </w:rPr>
            </w:pPr>
            <w:r w:rsidRPr="4DB866E5">
              <w:rPr>
                <w:lang w:val="en-GB"/>
              </w:rPr>
              <w:t>3</w:t>
            </w:r>
          </w:p>
        </w:tc>
        <w:tc>
          <w:tcPr>
            <w:tcW w:w="2551" w:type="dxa"/>
          </w:tcPr>
          <w:p w14:paraId="4C2F2CC8" w14:textId="5169ABA4" w:rsidR="4DB866E5" w:rsidRDefault="339C710F" w:rsidP="707956CB">
            <w:pPr>
              <w:jc w:val="both"/>
              <w:rPr>
                <w:lang w:val="en-GB"/>
              </w:rPr>
            </w:pPr>
            <w:r w:rsidRPr="707956CB">
              <w:rPr>
                <w:lang w:val="en-GB"/>
              </w:rPr>
              <w:t>Move the mouse over any navigation button.</w:t>
            </w:r>
          </w:p>
        </w:tc>
        <w:tc>
          <w:tcPr>
            <w:tcW w:w="2552" w:type="dxa"/>
          </w:tcPr>
          <w:p w14:paraId="371431D7" w14:textId="2C19C02B" w:rsidR="4DB866E5" w:rsidRDefault="7DC2E591" w:rsidP="707956CB">
            <w:pPr>
              <w:jc w:val="both"/>
              <w:rPr>
                <w:lang w:val="en-GB"/>
              </w:rPr>
            </w:pPr>
            <w:r w:rsidRPr="707956CB">
              <w:rPr>
                <w:lang w:val="en-GB"/>
              </w:rPr>
              <w:t>The button highlights and the cursor changes to a hand icon.</w:t>
            </w:r>
          </w:p>
        </w:tc>
        <w:tc>
          <w:tcPr>
            <w:tcW w:w="3260" w:type="dxa"/>
          </w:tcPr>
          <w:p w14:paraId="2394CF92" w14:textId="684C72DA" w:rsidR="4DB866E5" w:rsidRDefault="6BB3CB0B" w:rsidP="707956CB">
            <w:pPr>
              <w:jc w:val="both"/>
              <w:rPr>
                <w:lang w:val="en-GB"/>
              </w:rPr>
            </w:pPr>
            <w:r w:rsidRPr="707956CB">
              <w:rPr>
                <w:lang w:val="en-GB"/>
              </w:rPr>
              <w:t>Pass</w:t>
            </w:r>
          </w:p>
          <w:p w14:paraId="40CC1DBA" w14:textId="1A5B3B55" w:rsidR="4DB866E5" w:rsidRDefault="4DB866E5" w:rsidP="707956CB">
            <w:pPr>
              <w:jc w:val="both"/>
              <w:rPr>
                <w:lang w:val="en-GB"/>
              </w:rPr>
            </w:pPr>
          </w:p>
        </w:tc>
      </w:tr>
      <w:tr w:rsidR="4DB866E5" w14:paraId="790CE607" w14:textId="77777777" w:rsidTr="35204A9E">
        <w:trPr>
          <w:trHeight w:val="300"/>
        </w:trPr>
        <w:tc>
          <w:tcPr>
            <w:tcW w:w="959" w:type="dxa"/>
          </w:tcPr>
          <w:p w14:paraId="688D630B" w14:textId="0605E98D" w:rsidR="4DB866E5" w:rsidRDefault="4DB866E5" w:rsidP="4DB866E5">
            <w:pPr>
              <w:rPr>
                <w:lang w:val="en-GB"/>
              </w:rPr>
            </w:pPr>
            <w:r w:rsidRPr="4DB866E5">
              <w:rPr>
                <w:lang w:val="en-GB"/>
              </w:rPr>
              <w:t>4</w:t>
            </w:r>
          </w:p>
        </w:tc>
        <w:tc>
          <w:tcPr>
            <w:tcW w:w="2551" w:type="dxa"/>
          </w:tcPr>
          <w:p w14:paraId="3E9B4710" w14:textId="0D0410E6" w:rsidR="4DB866E5" w:rsidRDefault="410251E5" w:rsidP="707956CB">
            <w:pPr>
              <w:jc w:val="both"/>
              <w:rPr>
                <w:lang w:val="en-GB"/>
              </w:rPr>
            </w:pPr>
            <w:r w:rsidRPr="707956CB">
              <w:rPr>
                <w:lang w:val="en-GB"/>
              </w:rPr>
              <w:t>Move the mouse away from the button.</w:t>
            </w:r>
          </w:p>
        </w:tc>
        <w:tc>
          <w:tcPr>
            <w:tcW w:w="2552" w:type="dxa"/>
          </w:tcPr>
          <w:p w14:paraId="499132AA" w14:textId="13A7A234" w:rsidR="4DB866E5" w:rsidRDefault="44A246CF" w:rsidP="707956CB">
            <w:pPr>
              <w:jc w:val="both"/>
              <w:rPr>
                <w:lang w:val="en-GB"/>
              </w:rPr>
            </w:pPr>
            <w:r w:rsidRPr="707956CB">
              <w:rPr>
                <w:lang w:val="en-GB"/>
              </w:rPr>
              <w:t>The button returns to its normal visual state and cursor returns to arrow.</w:t>
            </w:r>
          </w:p>
        </w:tc>
        <w:tc>
          <w:tcPr>
            <w:tcW w:w="3260" w:type="dxa"/>
          </w:tcPr>
          <w:p w14:paraId="746071D3" w14:textId="2B97E1FC" w:rsidR="4DB866E5" w:rsidRDefault="35C8847C" w:rsidP="707956CB">
            <w:pPr>
              <w:jc w:val="both"/>
              <w:rPr>
                <w:lang w:val="en-GB"/>
              </w:rPr>
            </w:pPr>
            <w:r w:rsidRPr="707956CB">
              <w:rPr>
                <w:lang w:val="en-GB"/>
              </w:rPr>
              <w:t>Pass</w:t>
            </w:r>
          </w:p>
          <w:p w14:paraId="291EEE30" w14:textId="7775E8AC" w:rsidR="4DB866E5" w:rsidRDefault="4DB866E5" w:rsidP="707956CB">
            <w:pPr>
              <w:jc w:val="both"/>
              <w:rPr>
                <w:lang w:val="en-GB"/>
              </w:rPr>
            </w:pPr>
          </w:p>
        </w:tc>
      </w:tr>
      <w:tr w:rsidR="4DB866E5" w14:paraId="3265AE57" w14:textId="77777777" w:rsidTr="35204A9E">
        <w:trPr>
          <w:trHeight w:val="300"/>
        </w:trPr>
        <w:tc>
          <w:tcPr>
            <w:tcW w:w="959" w:type="dxa"/>
          </w:tcPr>
          <w:p w14:paraId="6079DBF5" w14:textId="2BDD78CD" w:rsidR="4DB866E5" w:rsidRDefault="4DB866E5" w:rsidP="4DB866E5">
            <w:pPr>
              <w:rPr>
                <w:lang w:val="en-GB"/>
              </w:rPr>
            </w:pPr>
            <w:r w:rsidRPr="4DB866E5">
              <w:rPr>
                <w:lang w:val="en-GB"/>
              </w:rPr>
              <w:t>5</w:t>
            </w:r>
          </w:p>
        </w:tc>
        <w:tc>
          <w:tcPr>
            <w:tcW w:w="2551" w:type="dxa"/>
          </w:tcPr>
          <w:p w14:paraId="4EFF4C7F" w14:textId="7933525D" w:rsidR="4DB866E5" w:rsidRDefault="19E6B120" w:rsidP="707956CB">
            <w:pPr>
              <w:jc w:val="both"/>
              <w:rPr>
                <w:lang w:val="en-GB"/>
              </w:rPr>
            </w:pPr>
            <w:r w:rsidRPr="707956CB">
              <w:rPr>
                <w:lang w:val="en-GB"/>
              </w:rPr>
              <w:t xml:space="preserve">Click on any placeholder </w:t>
            </w:r>
            <w:r w:rsidRPr="707956CB">
              <w:rPr>
                <w:lang w:val="en-GB"/>
              </w:rPr>
              <w:lastRenderedPageBreak/>
              <w:t>navigation button (e.g., Trade Account, Orders).</w:t>
            </w:r>
          </w:p>
        </w:tc>
        <w:tc>
          <w:tcPr>
            <w:tcW w:w="2552" w:type="dxa"/>
          </w:tcPr>
          <w:p w14:paraId="33BD12BF" w14:textId="2C851892" w:rsidR="4DB866E5" w:rsidRDefault="5097019F" w:rsidP="707956CB">
            <w:pPr>
              <w:jc w:val="both"/>
              <w:rPr>
                <w:lang w:val="en-GB"/>
              </w:rPr>
            </w:pPr>
            <w:r w:rsidRPr="707956CB">
              <w:rPr>
                <w:lang w:val="en-GB"/>
              </w:rPr>
              <w:lastRenderedPageBreak/>
              <w:t xml:space="preserve">The button registers the click </w:t>
            </w:r>
            <w:r w:rsidRPr="707956CB">
              <w:rPr>
                <w:lang w:val="en-GB"/>
              </w:rPr>
              <w:lastRenderedPageBreak/>
              <w:t>visually, but no page change occurs.</w:t>
            </w:r>
          </w:p>
        </w:tc>
        <w:tc>
          <w:tcPr>
            <w:tcW w:w="3260" w:type="dxa"/>
          </w:tcPr>
          <w:p w14:paraId="2082F52E" w14:textId="61918178" w:rsidR="4DB866E5" w:rsidRDefault="68D1A07F" w:rsidP="707956CB">
            <w:pPr>
              <w:jc w:val="both"/>
              <w:rPr>
                <w:lang w:val="en-GB"/>
              </w:rPr>
            </w:pPr>
            <w:r w:rsidRPr="707956CB">
              <w:rPr>
                <w:lang w:val="en-GB"/>
              </w:rPr>
              <w:lastRenderedPageBreak/>
              <w:t>Pass</w:t>
            </w:r>
          </w:p>
          <w:p w14:paraId="6DC7D895" w14:textId="5AE0BE08" w:rsidR="4DB866E5" w:rsidRDefault="4DB866E5" w:rsidP="707956CB">
            <w:pPr>
              <w:jc w:val="both"/>
              <w:rPr>
                <w:lang w:val="en-GB"/>
              </w:rPr>
            </w:pPr>
          </w:p>
        </w:tc>
      </w:tr>
      <w:tr w:rsidR="4DB866E5" w14:paraId="6BF7CAAD" w14:textId="77777777" w:rsidTr="35204A9E">
        <w:trPr>
          <w:trHeight w:val="300"/>
        </w:trPr>
        <w:tc>
          <w:tcPr>
            <w:tcW w:w="959" w:type="dxa"/>
          </w:tcPr>
          <w:p w14:paraId="4403E9C5" w14:textId="6A701B40" w:rsidR="4DB866E5" w:rsidRDefault="4DB866E5" w:rsidP="4DB866E5">
            <w:pPr>
              <w:rPr>
                <w:lang w:val="en-GB"/>
              </w:rPr>
            </w:pPr>
            <w:r w:rsidRPr="4DB866E5">
              <w:rPr>
                <w:lang w:val="en-GB"/>
              </w:rPr>
              <w:lastRenderedPageBreak/>
              <w:t>6</w:t>
            </w:r>
          </w:p>
        </w:tc>
        <w:tc>
          <w:tcPr>
            <w:tcW w:w="2551" w:type="dxa"/>
          </w:tcPr>
          <w:p w14:paraId="77C08698" w14:textId="29990443" w:rsidR="4DB866E5" w:rsidRDefault="68FF496C" w:rsidP="35204A9E">
            <w:pPr>
              <w:jc w:val="both"/>
            </w:pPr>
            <w:r w:rsidRPr="35204A9E">
              <w:t>Click the ticker tab creation button (+).</w:t>
            </w:r>
          </w:p>
        </w:tc>
        <w:tc>
          <w:tcPr>
            <w:tcW w:w="2552" w:type="dxa"/>
          </w:tcPr>
          <w:p w14:paraId="41B45313" w14:textId="24A53238" w:rsidR="4DB866E5" w:rsidRDefault="68FF496C" w:rsidP="35204A9E">
            <w:pPr>
              <w:jc w:val="both"/>
            </w:pPr>
            <w:r w:rsidRPr="35204A9E">
              <w:t>A new ticker tab is created.</w:t>
            </w:r>
          </w:p>
        </w:tc>
        <w:tc>
          <w:tcPr>
            <w:tcW w:w="3260" w:type="dxa"/>
          </w:tcPr>
          <w:p w14:paraId="54CD2F52" w14:textId="0048B674" w:rsidR="4DB866E5" w:rsidRDefault="51C0EFA5" w:rsidP="707956CB">
            <w:pPr>
              <w:jc w:val="both"/>
              <w:rPr>
                <w:lang w:val="en-GB"/>
              </w:rPr>
            </w:pPr>
            <w:r w:rsidRPr="707956CB">
              <w:rPr>
                <w:lang w:val="en-GB"/>
              </w:rPr>
              <w:t>Pass</w:t>
            </w:r>
          </w:p>
          <w:p w14:paraId="6DAA24DC" w14:textId="062984AB" w:rsidR="4DB866E5" w:rsidRDefault="4DB866E5" w:rsidP="707956CB">
            <w:pPr>
              <w:rPr>
                <w:lang w:val="en-GB"/>
              </w:rPr>
            </w:pPr>
          </w:p>
        </w:tc>
      </w:tr>
      <w:tr w:rsidR="4DB866E5" w14:paraId="32F0483D" w14:textId="77777777" w:rsidTr="35204A9E">
        <w:trPr>
          <w:trHeight w:val="300"/>
        </w:trPr>
        <w:tc>
          <w:tcPr>
            <w:tcW w:w="959" w:type="dxa"/>
          </w:tcPr>
          <w:p w14:paraId="18B91D7F" w14:textId="69D24ABA" w:rsidR="4DB866E5" w:rsidRDefault="4DB866E5" w:rsidP="4DB866E5">
            <w:pPr>
              <w:rPr>
                <w:lang w:val="en-GB"/>
              </w:rPr>
            </w:pPr>
            <w:r w:rsidRPr="4DB866E5">
              <w:rPr>
                <w:lang w:val="en-GB"/>
              </w:rPr>
              <w:t>7</w:t>
            </w:r>
          </w:p>
        </w:tc>
        <w:tc>
          <w:tcPr>
            <w:tcW w:w="2551" w:type="dxa"/>
          </w:tcPr>
          <w:p w14:paraId="5323D827" w14:textId="55F0B8FC" w:rsidR="4DB866E5" w:rsidRDefault="64C7CFEF" w:rsidP="35204A9E">
            <w:pPr>
              <w:jc w:val="both"/>
              <w:rPr>
                <w:lang w:val="en-GB"/>
              </w:rPr>
            </w:pPr>
            <w:r w:rsidRPr="35204A9E">
              <w:rPr>
                <w:lang w:val="en-GB"/>
              </w:rPr>
              <w:t>Observe the name of the new ticker tab.</w:t>
            </w:r>
          </w:p>
        </w:tc>
        <w:tc>
          <w:tcPr>
            <w:tcW w:w="2552" w:type="dxa"/>
          </w:tcPr>
          <w:p w14:paraId="015663EC" w14:textId="64C63DB3" w:rsidR="4DB866E5" w:rsidRDefault="64C7CFEF" w:rsidP="35204A9E">
            <w:pPr>
              <w:jc w:val="both"/>
            </w:pPr>
            <w:r w:rsidRPr="35204A9E">
              <w:t>The tab is automatically labelled “TEST”.</w:t>
            </w:r>
          </w:p>
        </w:tc>
        <w:tc>
          <w:tcPr>
            <w:tcW w:w="3260" w:type="dxa"/>
          </w:tcPr>
          <w:p w14:paraId="77EC0647" w14:textId="0048B674" w:rsidR="4DB866E5" w:rsidRDefault="2448AA82" w:rsidP="707956CB">
            <w:pPr>
              <w:jc w:val="both"/>
              <w:rPr>
                <w:lang w:val="en-GB"/>
              </w:rPr>
            </w:pPr>
            <w:r w:rsidRPr="707956CB">
              <w:rPr>
                <w:lang w:val="en-GB"/>
              </w:rPr>
              <w:t>Pass</w:t>
            </w:r>
          </w:p>
          <w:p w14:paraId="0018D708" w14:textId="2FB34B69" w:rsidR="4DB866E5" w:rsidRDefault="4DB866E5" w:rsidP="707956CB">
            <w:pPr>
              <w:rPr>
                <w:lang w:val="en-GB"/>
              </w:rPr>
            </w:pPr>
          </w:p>
        </w:tc>
      </w:tr>
      <w:tr w:rsidR="4DB866E5" w14:paraId="17F3D4C3" w14:textId="77777777" w:rsidTr="35204A9E">
        <w:trPr>
          <w:trHeight w:val="300"/>
        </w:trPr>
        <w:tc>
          <w:tcPr>
            <w:tcW w:w="959" w:type="dxa"/>
          </w:tcPr>
          <w:p w14:paraId="5E51D6D9" w14:textId="62A94654" w:rsidR="4DB866E5" w:rsidRDefault="64C7CFEF" w:rsidP="4DB866E5">
            <w:pPr>
              <w:rPr>
                <w:lang w:val="en-GB"/>
              </w:rPr>
            </w:pPr>
            <w:r w:rsidRPr="35204A9E">
              <w:rPr>
                <w:lang w:val="en-GB"/>
              </w:rPr>
              <w:t>8</w:t>
            </w:r>
          </w:p>
        </w:tc>
        <w:tc>
          <w:tcPr>
            <w:tcW w:w="2551" w:type="dxa"/>
          </w:tcPr>
          <w:p w14:paraId="44E64886" w14:textId="5D9D5E54" w:rsidR="4DB866E5" w:rsidRDefault="64C7CFEF" w:rsidP="35204A9E">
            <w:pPr>
              <w:jc w:val="both"/>
              <w:rPr>
                <w:lang w:val="en-GB"/>
              </w:rPr>
            </w:pPr>
            <w:r w:rsidRPr="35204A9E">
              <w:rPr>
                <w:lang w:val="en-GB"/>
              </w:rPr>
              <w:t>Click on the newly created ticker tab.</w:t>
            </w:r>
          </w:p>
        </w:tc>
        <w:tc>
          <w:tcPr>
            <w:tcW w:w="2552" w:type="dxa"/>
          </w:tcPr>
          <w:p w14:paraId="1CBE455F" w14:textId="39C3C23C" w:rsidR="4DB866E5" w:rsidRDefault="64C7CFEF" w:rsidP="35204A9E">
            <w:pPr>
              <w:jc w:val="both"/>
              <w:rPr>
                <w:lang w:val="en-GB"/>
              </w:rPr>
            </w:pPr>
            <w:r w:rsidRPr="35204A9E">
              <w:rPr>
                <w:lang w:val="en-GB"/>
              </w:rPr>
              <w:t>The application switches to the new tab view.</w:t>
            </w:r>
          </w:p>
        </w:tc>
        <w:tc>
          <w:tcPr>
            <w:tcW w:w="3260" w:type="dxa"/>
          </w:tcPr>
          <w:p w14:paraId="4554047C" w14:textId="0048B674" w:rsidR="4DB866E5" w:rsidRDefault="2448AA82" w:rsidP="707956CB">
            <w:pPr>
              <w:jc w:val="both"/>
              <w:rPr>
                <w:lang w:val="en-GB"/>
              </w:rPr>
            </w:pPr>
            <w:r w:rsidRPr="707956CB">
              <w:rPr>
                <w:lang w:val="en-GB"/>
              </w:rPr>
              <w:t>Pass</w:t>
            </w:r>
          </w:p>
          <w:p w14:paraId="7CEFDC27" w14:textId="3ACD8DE0" w:rsidR="4DB866E5" w:rsidRDefault="4DB866E5" w:rsidP="707956CB">
            <w:pPr>
              <w:rPr>
                <w:lang w:val="en-GB"/>
              </w:rPr>
            </w:pPr>
          </w:p>
        </w:tc>
      </w:tr>
      <w:tr w:rsidR="707956CB" w14:paraId="4087295E" w14:textId="77777777" w:rsidTr="35204A9E">
        <w:trPr>
          <w:trHeight w:val="300"/>
        </w:trPr>
        <w:tc>
          <w:tcPr>
            <w:tcW w:w="959" w:type="dxa"/>
          </w:tcPr>
          <w:p w14:paraId="1E2F4DC6" w14:textId="4FAC42DD" w:rsidR="1C3E3C4E" w:rsidRDefault="1C3E3C4E" w:rsidP="707956CB">
            <w:pPr>
              <w:rPr>
                <w:lang w:val="en-GB"/>
              </w:rPr>
            </w:pPr>
            <w:r w:rsidRPr="707956CB">
              <w:rPr>
                <w:lang w:val="en-GB"/>
              </w:rPr>
              <w:t>9</w:t>
            </w:r>
          </w:p>
        </w:tc>
        <w:tc>
          <w:tcPr>
            <w:tcW w:w="2551" w:type="dxa"/>
          </w:tcPr>
          <w:p w14:paraId="6D747DCD" w14:textId="165A6A8A" w:rsidR="1C3E3C4E" w:rsidRDefault="64C7CFEF" w:rsidP="35204A9E">
            <w:pPr>
              <w:jc w:val="both"/>
              <w:rPr>
                <w:lang w:val="en-GB"/>
              </w:rPr>
            </w:pPr>
            <w:r w:rsidRPr="35204A9E">
              <w:rPr>
                <w:lang w:val="en-GB"/>
              </w:rPr>
              <w:t>Observe the panel content in the new tab.</w:t>
            </w:r>
          </w:p>
        </w:tc>
        <w:tc>
          <w:tcPr>
            <w:tcW w:w="2552" w:type="dxa"/>
          </w:tcPr>
          <w:p w14:paraId="1E72FCFE" w14:textId="7A5176BC" w:rsidR="1C3E3C4E" w:rsidRDefault="64C7CFEF" w:rsidP="35204A9E">
            <w:pPr>
              <w:jc w:val="both"/>
            </w:pPr>
            <w:r w:rsidRPr="35204A9E">
              <w:t>Two default panels and a blank panel is displayed with a “+” symbol.</w:t>
            </w:r>
          </w:p>
        </w:tc>
        <w:tc>
          <w:tcPr>
            <w:tcW w:w="3260" w:type="dxa"/>
          </w:tcPr>
          <w:p w14:paraId="51FF9232" w14:textId="0048B674" w:rsidR="3595A4FA" w:rsidRDefault="3595A4FA" w:rsidP="707956CB">
            <w:pPr>
              <w:jc w:val="both"/>
              <w:rPr>
                <w:lang w:val="en-GB"/>
              </w:rPr>
            </w:pPr>
            <w:r w:rsidRPr="707956CB">
              <w:rPr>
                <w:lang w:val="en-GB"/>
              </w:rPr>
              <w:t>Pass</w:t>
            </w:r>
          </w:p>
          <w:p w14:paraId="382FE0F0" w14:textId="36C7E87F" w:rsidR="707956CB" w:rsidRDefault="707956CB" w:rsidP="707956CB">
            <w:pPr>
              <w:rPr>
                <w:lang w:val="en-GB"/>
              </w:rPr>
            </w:pPr>
          </w:p>
        </w:tc>
      </w:tr>
      <w:tr w:rsidR="707956CB" w14:paraId="4C872DE6" w14:textId="77777777" w:rsidTr="35204A9E">
        <w:trPr>
          <w:trHeight w:val="300"/>
        </w:trPr>
        <w:tc>
          <w:tcPr>
            <w:tcW w:w="959" w:type="dxa"/>
          </w:tcPr>
          <w:p w14:paraId="143DF42D" w14:textId="096A3C00" w:rsidR="1C3E3C4E" w:rsidRDefault="1C3E3C4E" w:rsidP="707956CB">
            <w:pPr>
              <w:rPr>
                <w:lang w:val="en-GB"/>
              </w:rPr>
            </w:pPr>
            <w:r w:rsidRPr="707956CB">
              <w:rPr>
                <w:lang w:val="en-GB"/>
              </w:rPr>
              <w:t>10</w:t>
            </w:r>
          </w:p>
        </w:tc>
        <w:tc>
          <w:tcPr>
            <w:tcW w:w="2551" w:type="dxa"/>
          </w:tcPr>
          <w:p w14:paraId="6E8FC049" w14:textId="5179198B" w:rsidR="1C3E3C4E" w:rsidRDefault="64C7CFEF" w:rsidP="35204A9E">
            <w:pPr>
              <w:jc w:val="both"/>
            </w:pPr>
            <w:r w:rsidRPr="35204A9E">
              <w:t>Click the ticker tab creation button again.</w:t>
            </w:r>
          </w:p>
        </w:tc>
        <w:tc>
          <w:tcPr>
            <w:tcW w:w="2552" w:type="dxa"/>
          </w:tcPr>
          <w:p w14:paraId="20CF3001" w14:textId="4B254926" w:rsidR="1C3E3C4E" w:rsidRDefault="64C7CFEF" w:rsidP="35204A9E">
            <w:pPr>
              <w:jc w:val="both"/>
              <w:rPr>
                <w:lang w:val="en-GB"/>
              </w:rPr>
            </w:pPr>
            <w:r w:rsidRPr="35204A9E">
              <w:rPr>
                <w:lang w:val="en-GB"/>
              </w:rPr>
              <w:t>Another new ticker tab labelled “TEST” is created without errors.</w:t>
            </w:r>
          </w:p>
        </w:tc>
        <w:tc>
          <w:tcPr>
            <w:tcW w:w="3260" w:type="dxa"/>
          </w:tcPr>
          <w:p w14:paraId="5A6F9CD1" w14:textId="0048B674" w:rsidR="3595A4FA" w:rsidRDefault="3595A4FA" w:rsidP="707956CB">
            <w:pPr>
              <w:jc w:val="both"/>
              <w:rPr>
                <w:lang w:val="en-GB"/>
              </w:rPr>
            </w:pPr>
            <w:r w:rsidRPr="707956CB">
              <w:rPr>
                <w:lang w:val="en-GB"/>
              </w:rPr>
              <w:t>Pass</w:t>
            </w:r>
          </w:p>
          <w:p w14:paraId="596DE6DE" w14:textId="54B77DCD" w:rsidR="707956CB" w:rsidRDefault="707956CB" w:rsidP="707956CB">
            <w:pPr>
              <w:rPr>
                <w:lang w:val="en-GB"/>
              </w:rPr>
            </w:pPr>
          </w:p>
        </w:tc>
      </w:tr>
      <w:tr w:rsidR="707956CB" w14:paraId="41B29412" w14:textId="77777777" w:rsidTr="35204A9E">
        <w:trPr>
          <w:trHeight w:val="300"/>
        </w:trPr>
        <w:tc>
          <w:tcPr>
            <w:tcW w:w="959" w:type="dxa"/>
          </w:tcPr>
          <w:p w14:paraId="2B848F12" w14:textId="2232FBEF" w:rsidR="1C3E3C4E" w:rsidRDefault="1C3E3C4E" w:rsidP="707956CB">
            <w:pPr>
              <w:rPr>
                <w:lang w:val="en-GB"/>
              </w:rPr>
            </w:pPr>
            <w:r w:rsidRPr="707956CB">
              <w:rPr>
                <w:lang w:val="en-GB"/>
              </w:rPr>
              <w:t>11</w:t>
            </w:r>
          </w:p>
        </w:tc>
        <w:tc>
          <w:tcPr>
            <w:tcW w:w="2551" w:type="dxa"/>
          </w:tcPr>
          <w:p w14:paraId="220167AE" w14:textId="7D114686" w:rsidR="1C3E3C4E" w:rsidRDefault="64C7CFEF" w:rsidP="35204A9E">
            <w:pPr>
              <w:jc w:val="both"/>
              <w:rPr>
                <w:lang w:val="en-GB"/>
              </w:rPr>
            </w:pPr>
            <w:r w:rsidRPr="35204A9E">
              <w:rPr>
                <w:lang w:val="en-GB"/>
              </w:rPr>
              <w:t>Switch between multiple ticker tabs.</w:t>
            </w:r>
          </w:p>
        </w:tc>
        <w:tc>
          <w:tcPr>
            <w:tcW w:w="2552" w:type="dxa"/>
          </w:tcPr>
          <w:p w14:paraId="253D099A" w14:textId="6CC98004" w:rsidR="1C3E3C4E" w:rsidRDefault="64C7CFEF" w:rsidP="35204A9E">
            <w:pPr>
              <w:jc w:val="both"/>
              <w:rPr>
                <w:lang w:val="en-GB"/>
              </w:rPr>
            </w:pPr>
            <w:r w:rsidRPr="35204A9E">
              <w:rPr>
                <w:lang w:val="en-GB"/>
              </w:rPr>
              <w:t>The application switches tabs without lag, crash, or UI distortion.</w:t>
            </w:r>
          </w:p>
        </w:tc>
        <w:tc>
          <w:tcPr>
            <w:tcW w:w="3260" w:type="dxa"/>
          </w:tcPr>
          <w:p w14:paraId="32291E15" w14:textId="0048B674" w:rsidR="6B8363CA" w:rsidRDefault="6B8363CA" w:rsidP="707956CB">
            <w:pPr>
              <w:jc w:val="both"/>
              <w:rPr>
                <w:lang w:val="en-GB"/>
              </w:rPr>
            </w:pPr>
            <w:r w:rsidRPr="707956CB">
              <w:rPr>
                <w:lang w:val="en-GB"/>
              </w:rPr>
              <w:t>Pass</w:t>
            </w:r>
          </w:p>
          <w:p w14:paraId="3EE8FEFD" w14:textId="4533706A" w:rsidR="707956CB" w:rsidRDefault="707956CB" w:rsidP="707956CB">
            <w:pPr>
              <w:rPr>
                <w:lang w:val="en-GB"/>
              </w:rPr>
            </w:pPr>
          </w:p>
        </w:tc>
      </w:tr>
    </w:tbl>
    <w:p w14:paraId="4892F5FE" w14:textId="025D6B92" w:rsidR="4DB866E5" w:rsidRDefault="4A8672F6" w:rsidP="35204A9E">
      <w:pPr>
        <w:pStyle w:val="Heading1"/>
        <w:rPr>
          <w:bCs/>
          <w:lang w:val="en-GB"/>
        </w:rPr>
      </w:pPr>
      <w:bookmarkStart w:id="46" w:name="_Toc226756409"/>
      <w:r w:rsidRPr="35204A9E">
        <w:rPr>
          <w:lang w:val="en-GB"/>
        </w:rPr>
        <w:t xml:space="preserve">Appendix </w:t>
      </w:r>
      <w:r w:rsidR="003C5F12">
        <w:rPr>
          <w:lang w:val="en-GB"/>
        </w:rPr>
        <w:t>E</w:t>
      </w:r>
      <w:r w:rsidRPr="35204A9E">
        <w:rPr>
          <w:lang w:val="en-GB"/>
        </w:rPr>
        <w:t xml:space="preserve"> – Test Case 4 – Trading Algorithm Configuration</w:t>
      </w:r>
      <w:r w:rsidR="49BECA08" w:rsidRPr="35204A9E">
        <w:rPr>
          <w:lang w:val="en-GB"/>
        </w:rPr>
        <w:t xml:space="preserve"> Test</w:t>
      </w:r>
      <w:bookmarkEnd w:id="46"/>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04"/>
        <w:gridCol w:w="7018"/>
      </w:tblGrid>
      <w:tr w:rsidR="35204A9E" w14:paraId="4294D884" w14:textId="77777777" w:rsidTr="35204A9E">
        <w:trPr>
          <w:trHeight w:val="300"/>
        </w:trPr>
        <w:tc>
          <w:tcPr>
            <w:tcW w:w="2304" w:type="dxa"/>
          </w:tcPr>
          <w:p w14:paraId="44865B88" w14:textId="2AB3EFC7" w:rsidR="35204A9E" w:rsidRDefault="35204A9E" w:rsidP="35204A9E">
            <w:pPr>
              <w:pStyle w:val="Tabletext"/>
              <w:rPr>
                <w:b/>
                <w:bCs/>
              </w:rPr>
            </w:pPr>
            <w:r w:rsidRPr="35204A9E">
              <w:rPr>
                <w:b/>
                <w:bCs/>
              </w:rPr>
              <w:t>Test Case ID</w:t>
            </w:r>
          </w:p>
        </w:tc>
        <w:tc>
          <w:tcPr>
            <w:tcW w:w="7018" w:type="dxa"/>
          </w:tcPr>
          <w:p w14:paraId="4ED31157" w14:textId="6D6876F3" w:rsidR="35204A9E" w:rsidRDefault="35204A9E" w:rsidP="35204A9E">
            <w:pPr>
              <w:pStyle w:val="Tabletext"/>
              <w:jc w:val="both"/>
            </w:pPr>
            <w:r w:rsidRPr="35204A9E">
              <w:t>TC-4</w:t>
            </w:r>
          </w:p>
        </w:tc>
      </w:tr>
      <w:tr w:rsidR="35204A9E" w14:paraId="13EF60FB" w14:textId="77777777" w:rsidTr="35204A9E">
        <w:trPr>
          <w:trHeight w:val="300"/>
        </w:trPr>
        <w:tc>
          <w:tcPr>
            <w:tcW w:w="2304" w:type="dxa"/>
          </w:tcPr>
          <w:p w14:paraId="6FEB48CF" w14:textId="65576D89" w:rsidR="35204A9E" w:rsidRDefault="35204A9E" w:rsidP="35204A9E">
            <w:pPr>
              <w:pStyle w:val="Tabletext"/>
              <w:rPr>
                <w:b/>
                <w:bCs/>
              </w:rPr>
            </w:pPr>
            <w:r w:rsidRPr="35204A9E">
              <w:rPr>
                <w:b/>
                <w:bCs/>
              </w:rPr>
              <w:t>Test Case Name</w:t>
            </w:r>
          </w:p>
        </w:tc>
        <w:tc>
          <w:tcPr>
            <w:tcW w:w="7018" w:type="dxa"/>
          </w:tcPr>
          <w:p w14:paraId="1718A5F5" w14:textId="56722017" w:rsidR="35204A9E" w:rsidRDefault="35204A9E" w:rsidP="35204A9E">
            <w:pPr>
              <w:pStyle w:val="Tabletext"/>
              <w:jc w:val="both"/>
            </w:pPr>
            <w:r w:rsidRPr="35204A9E">
              <w:t>Verify Trading Algorithm Core Functionality</w:t>
            </w:r>
            <w:r>
              <w:t xml:space="preserve"> </w:t>
            </w:r>
          </w:p>
        </w:tc>
      </w:tr>
      <w:tr w:rsidR="35204A9E" w14:paraId="187213E7" w14:textId="77777777" w:rsidTr="35204A9E">
        <w:trPr>
          <w:trHeight w:val="300"/>
        </w:trPr>
        <w:tc>
          <w:tcPr>
            <w:tcW w:w="2304" w:type="dxa"/>
          </w:tcPr>
          <w:p w14:paraId="53FF3613" w14:textId="66A0F303" w:rsidR="35204A9E" w:rsidRDefault="35204A9E" w:rsidP="35204A9E">
            <w:pPr>
              <w:pStyle w:val="Tabletext"/>
              <w:rPr>
                <w:b/>
                <w:bCs/>
              </w:rPr>
            </w:pPr>
            <w:r w:rsidRPr="35204A9E">
              <w:rPr>
                <w:b/>
                <w:bCs/>
              </w:rPr>
              <w:t>Brief Description</w:t>
            </w:r>
          </w:p>
        </w:tc>
        <w:tc>
          <w:tcPr>
            <w:tcW w:w="7018" w:type="dxa"/>
          </w:tcPr>
          <w:p w14:paraId="326D140C" w14:textId="2F0B2589" w:rsidR="35204A9E" w:rsidRDefault="35204A9E" w:rsidP="35204A9E">
            <w:pPr>
              <w:pStyle w:val="Tabletext"/>
              <w:jc w:val="both"/>
              <w:rPr>
                <w:i/>
                <w:iCs/>
              </w:rPr>
            </w:pPr>
            <w:commentRangeStart w:id="47"/>
            <w:r w:rsidRPr="35204A9E">
              <w:t xml:space="preserve">This test verifies the core functionality of the Trading Algorithm in a single end-to-end scenario. It confirms that a </w:t>
            </w:r>
            <w:proofErr w:type="spellStart"/>
            <w:r w:rsidRPr="35204A9E">
              <w:t>TradingConfig</w:t>
            </w:r>
            <w:proofErr w:type="spellEnd"/>
            <w:r w:rsidRPr="35204A9E">
              <w:t xml:space="preserve"> initializes with correct defaults (</w:t>
            </w:r>
            <w:proofErr w:type="spellStart"/>
            <w:r w:rsidRPr="35204A9E">
              <w:t>buy_threshold</w:t>
            </w:r>
            <w:proofErr w:type="spellEnd"/>
            <w:r w:rsidRPr="35204A9E">
              <w:t xml:space="preserve"> 5.0%, </w:t>
            </w:r>
            <w:proofErr w:type="spellStart"/>
            <w:r w:rsidRPr="35204A9E">
              <w:t>sell_threshold</w:t>
            </w:r>
            <w:proofErr w:type="spellEnd"/>
            <w:r w:rsidRPr="35204A9E">
              <w:t xml:space="preserve"> 10.0%, </w:t>
            </w:r>
            <w:proofErr w:type="spellStart"/>
            <w:r w:rsidRPr="35204A9E">
              <w:t>stop_loss</w:t>
            </w:r>
            <w:proofErr w:type="spellEnd"/>
            <w:r w:rsidRPr="35204A9E">
              <w:t xml:space="preserve"> 8.0%, </w:t>
            </w:r>
            <w:proofErr w:type="spellStart"/>
            <w:r w:rsidRPr="35204A9E">
              <w:t>max_position</w:t>
            </w:r>
            <w:proofErr w:type="spellEnd"/>
            <w:r w:rsidRPr="35204A9E">
              <w:t xml:space="preserve"> 100), that the buy signal triggers at the buy threshold, that the sell signal triggers on stop-loss, and that </w:t>
            </w:r>
            <w:proofErr w:type="gramStart"/>
            <w:r w:rsidRPr="35204A9E">
              <w:t>update(</w:t>
            </w:r>
            <w:proofErr w:type="gramEnd"/>
            <w:r w:rsidRPr="35204A9E">
              <w:t>) modifies a single parameter while leaving others unchanged.</w:t>
            </w:r>
            <w:commentRangeEnd w:id="47"/>
            <w:r w:rsidR="00B122B1">
              <w:rPr>
                <w:rStyle w:val="CommentReference"/>
              </w:rPr>
              <w:commentReference w:id="47"/>
            </w:r>
          </w:p>
        </w:tc>
      </w:tr>
      <w:tr w:rsidR="35204A9E" w14:paraId="7B1B0C6B" w14:textId="77777777" w:rsidTr="35204A9E">
        <w:trPr>
          <w:trHeight w:val="300"/>
        </w:trPr>
        <w:tc>
          <w:tcPr>
            <w:tcW w:w="2304" w:type="dxa"/>
          </w:tcPr>
          <w:p w14:paraId="0F9DC08E" w14:textId="77777777" w:rsidR="35204A9E" w:rsidRDefault="35204A9E" w:rsidP="35204A9E">
            <w:pPr>
              <w:pStyle w:val="Tabletext"/>
              <w:rPr>
                <w:b/>
                <w:bCs/>
              </w:rPr>
            </w:pPr>
            <w:r w:rsidRPr="35204A9E">
              <w:rPr>
                <w:b/>
                <w:bCs/>
              </w:rPr>
              <w:t>Priority</w:t>
            </w:r>
          </w:p>
        </w:tc>
        <w:tc>
          <w:tcPr>
            <w:tcW w:w="7018" w:type="dxa"/>
          </w:tcPr>
          <w:p w14:paraId="26A21312" w14:textId="2610545C" w:rsidR="35204A9E" w:rsidRDefault="35204A9E" w:rsidP="35204A9E">
            <w:pPr>
              <w:pStyle w:val="Tabletext"/>
              <w:jc w:val="both"/>
            </w:pPr>
            <w:r w:rsidRPr="35204A9E">
              <w:t>High</w:t>
            </w:r>
          </w:p>
        </w:tc>
      </w:tr>
      <w:tr w:rsidR="35204A9E" w14:paraId="5BC7A822" w14:textId="77777777" w:rsidTr="35204A9E">
        <w:trPr>
          <w:trHeight w:val="300"/>
        </w:trPr>
        <w:tc>
          <w:tcPr>
            <w:tcW w:w="2304" w:type="dxa"/>
          </w:tcPr>
          <w:p w14:paraId="274F6CAF" w14:textId="2F333BEE" w:rsidR="35204A9E" w:rsidRDefault="35204A9E" w:rsidP="35204A9E">
            <w:pPr>
              <w:pStyle w:val="Tabletext"/>
              <w:rPr>
                <w:b/>
                <w:bCs/>
              </w:rPr>
            </w:pPr>
            <w:r w:rsidRPr="35204A9E">
              <w:rPr>
                <w:b/>
                <w:bCs/>
              </w:rPr>
              <w:t>Planned Test Duration</w:t>
            </w:r>
          </w:p>
        </w:tc>
        <w:tc>
          <w:tcPr>
            <w:tcW w:w="7018" w:type="dxa"/>
          </w:tcPr>
          <w:p w14:paraId="484E63FC" w14:textId="61B5942A" w:rsidR="35204A9E" w:rsidRDefault="35204A9E" w:rsidP="35204A9E">
            <w:pPr>
              <w:pStyle w:val="Tabletext"/>
              <w:jc w:val="both"/>
            </w:pPr>
            <w:r w:rsidRPr="35204A9E">
              <w:t>0.2 hours</w:t>
            </w:r>
          </w:p>
        </w:tc>
      </w:tr>
      <w:tr w:rsidR="35204A9E" w14:paraId="2B2226AD" w14:textId="77777777" w:rsidTr="35204A9E">
        <w:trPr>
          <w:trHeight w:val="300"/>
        </w:trPr>
        <w:tc>
          <w:tcPr>
            <w:tcW w:w="2304" w:type="dxa"/>
          </w:tcPr>
          <w:p w14:paraId="79185CD3" w14:textId="6A61755B" w:rsidR="35204A9E" w:rsidRDefault="35204A9E" w:rsidP="35204A9E">
            <w:pPr>
              <w:pStyle w:val="Tabletext"/>
              <w:rPr>
                <w:b/>
                <w:bCs/>
              </w:rPr>
            </w:pPr>
            <w:r w:rsidRPr="35204A9E">
              <w:rPr>
                <w:b/>
                <w:bCs/>
              </w:rPr>
              <w:t>Current Version</w:t>
            </w:r>
          </w:p>
        </w:tc>
        <w:tc>
          <w:tcPr>
            <w:tcW w:w="7018" w:type="dxa"/>
          </w:tcPr>
          <w:p w14:paraId="2EB5383D" w14:textId="17547436" w:rsidR="35204A9E" w:rsidRDefault="35204A9E" w:rsidP="35204A9E">
            <w:pPr>
              <w:pStyle w:val="Tabletext"/>
              <w:jc w:val="both"/>
            </w:pPr>
            <w:r w:rsidRPr="35204A9E">
              <w:t>1.0</w:t>
            </w:r>
          </w:p>
        </w:tc>
      </w:tr>
      <w:tr w:rsidR="35204A9E" w14:paraId="79F3A96F" w14:textId="77777777" w:rsidTr="35204A9E">
        <w:trPr>
          <w:trHeight w:val="300"/>
        </w:trPr>
        <w:tc>
          <w:tcPr>
            <w:tcW w:w="2304" w:type="dxa"/>
          </w:tcPr>
          <w:p w14:paraId="17937317" w14:textId="657FF252" w:rsidR="35204A9E" w:rsidRDefault="35204A9E" w:rsidP="35204A9E">
            <w:pPr>
              <w:pStyle w:val="Tabletext"/>
              <w:rPr>
                <w:b/>
                <w:bCs/>
              </w:rPr>
            </w:pPr>
            <w:r w:rsidRPr="35204A9E">
              <w:rPr>
                <w:b/>
                <w:bCs/>
              </w:rPr>
              <w:t>Date of First Version</w:t>
            </w:r>
          </w:p>
        </w:tc>
        <w:tc>
          <w:tcPr>
            <w:tcW w:w="7018" w:type="dxa"/>
          </w:tcPr>
          <w:p w14:paraId="012E5A2E" w14:textId="66CD82BB" w:rsidR="35204A9E" w:rsidRDefault="35204A9E" w:rsidP="35204A9E">
            <w:pPr>
              <w:pStyle w:val="Tabletext"/>
              <w:jc w:val="both"/>
            </w:pPr>
            <w:r w:rsidRPr="35204A9E">
              <w:t>04/09/2026</w:t>
            </w:r>
          </w:p>
        </w:tc>
      </w:tr>
      <w:tr w:rsidR="35204A9E" w14:paraId="5D67BF30" w14:textId="77777777" w:rsidTr="35204A9E">
        <w:trPr>
          <w:trHeight w:val="300"/>
        </w:trPr>
        <w:tc>
          <w:tcPr>
            <w:tcW w:w="2304" w:type="dxa"/>
          </w:tcPr>
          <w:p w14:paraId="70333F9F" w14:textId="62004A3F" w:rsidR="35204A9E" w:rsidRDefault="35204A9E" w:rsidP="35204A9E">
            <w:pPr>
              <w:pStyle w:val="Tabletext"/>
              <w:rPr>
                <w:b/>
                <w:bCs/>
              </w:rPr>
            </w:pPr>
            <w:r w:rsidRPr="35204A9E">
              <w:rPr>
                <w:b/>
                <w:bCs/>
              </w:rPr>
              <w:t>Date of Current Version</w:t>
            </w:r>
          </w:p>
        </w:tc>
        <w:tc>
          <w:tcPr>
            <w:tcW w:w="7018" w:type="dxa"/>
          </w:tcPr>
          <w:p w14:paraId="0C96DF8F" w14:textId="23C07D97" w:rsidR="35204A9E" w:rsidRDefault="35204A9E" w:rsidP="35204A9E">
            <w:pPr>
              <w:pStyle w:val="Tabletext"/>
              <w:jc w:val="both"/>
            </w:pPr>
            <w:r w:rsidRPr="35204A9E">
              <w:t>04/10/2026</w:t>
            </w:r>
          </w:p>
        </w:tc>
      </w:tr>
      <w:tr w:rsidR="35204A9E" w14:paraId="562906CE" w14:textId="77777777" w:rsidTr="35204A9E">
        <w:trPr>
          <w:trHeight w:val="300"/>
        </w:trPr>
        <w:tc>
          <w:tcPr>
            <w:tcW w:w="2304" w:type="dxa"/>
          </w:tcPr>
          <w:p w14:paraId="2F1519ED" w14:textId="1C932C9E" w:rsidR="35204A9E" w:rsidRDefault="35204A9E" w:rsidP="35204A9E">
            <w:pPr>
              <w:pStyle w:val="Tabletext"/>
              <w:rPr>
                <w:b/>
                <w:bCs/>
              </w:rPr>
            </w:pPr>
            <w:r w:rsidRPr="35204A9E">
              <w:rPr>
                <w:b/>
                <w:bCs/>
              </w:rPr>
              <w:t>Created By</w:t>
            </w:r>
          </w:p>
        </w:tc>
        <w:tc>
          <w:tcPr>
            <w:tcW w:w="7018" w:type="dxa"/>
          </w:tcPr>
          <w:p w14:paraId="35F36948" w14:textId="15D85574" w:rsidR="35204A9E" w:rsidRDefault="35204A9E" w:rsidP="35204A9E">
            <w:pPr>
              <w:pStyle w:val="Tabletext"/>
              <w:jc w:val="both"/>
            </w:pPr>
            <w:r w:rsidRPr="35204A9E">
              <w:t>Eli Ventura</w:t>
            </w:r>
          </w:p>
        </w:tc>
      </w:tr>
      <w:tr w:rsidR="35204A9E" w14:paraId="5A87E615" w14:textId="77777777" w:rsidTr="35204A9E">
        <w:trPr>
          <w:trHeight w:val="300"/>
        </w:trPr>
        <w:tc>
          <w:tcPr>
            <w:tcW w:w="2304" w:type="dxa"/>
          </w:tcPr>
          <w:p w14:paraId="45E53E5B" w14:textId="21C5180E" w:rsidR="35204A9E" w:rsidRDefault="35204A9E" w:rsidP="35204A9E">
            <w:pPr>
              <w:pStyle w:val="Tabletext"/>
              <w:rPr>
                <w:b/>
                <w:bCs/>
              </w:rPr>
            </w:pPr>
            <w:r w:rsidRPr="35204A9E">
              <w:rPr>
                <w:b/>
                <w:bCs/>
              </w:rPr>
              <w:t>Last Update By</w:t>
            </w:r>
          </w:p>
        </w:tc>
        <w:tc>
          <w:tcPr>
            <w:tcW w:w="7018" w:type="dxa"/>
          </w:tcPr>
          <w:p w14:paraId="24C7B92F" w14:textId="6A7F549A" w:rsidR="35204A9E" w:rsidRDefault="35204A9E" w:rsidP="35204A9E">
            <w:pPr>
              <w:pStyle w:val="Tabletext"/>
              <w:jc w:val="both"/>
            </w:pPr>
            <w:r w:rsidRPr="35204A9E">
              <w:t>Eli Ventura</w:t>
            </w:r>
          </w:p>
        </w:tc>
      </w:tr>
      <w:tr w:rsidR="35204A9E" w14:paraId="47617A58" w14:textId="77777777" w:rsidTr="35204A9E">
        <w:trPr>
          <w:trHeight w:val="300"/>
        </w:trPr>
        <w:tc>
          <w:tcPr>
            <w:tcW w:w="2304" w:type="dxa"/>
          </w:tcPr>
          <w:p w14:paraId="6D11BF57" w14:textId="3764BCB2" w:rsidR="35204A9E" w:rsidRDefault="35204A9E" w:rsidP="35204A9E">
            <w:pPr>
              <w:pStyle w:val="Tabletext"/>
              <w:rPr>
                <w:b/>
                <w:bCs/>
              </w:rPr>
            </w:pPr>
            <w:r w:rsidRPr="35204A9E">
              <w:rPr>
                <w:b/>
                <w:bCs/>
              </w:rPr>
              <w:t>Approved By</w:t>
            </w:r>
          </w:p>
        </w:tc>
        <w:tc>
          <w:tcPr>
            <w:tcW w:w="7018" w:type="dxa"/>
          </w:tcPr>
          <w:p w14:paraId="618EA94C" w14:textId="6F30EE64" w:rsidR="35204A9E" w:rsidRDefault="35204A9E" w:rsidP="35204A9E">
            <w:pPr>
              <w:pStyle w:val="Tabletext"/>
              <w:jc w:val="both"/>
            </w:pPr>
            <w:r w:rsidRPr="35204A9E">
              <w:t>Ayesha Khan</w:t>
            </w:r>
          </w:p>
        </w:tc>
      </w:tr>
      <w:tr w:rsidR="35204A9E" w14:paraId="742D21E2" w14:textId="77777777" w:rsidTr="35204A9E">
        <w:trPr>
          <w:trHeight w:val="300"/>
        </w:trPr>
        <w:tc>
          <w:tcPr>
            <w:tcW w:w="2304" w:type="dxa"/>
          </w:tcPr>
          <w:p w14:paraId="1347A8C7" w14:textId="49479B46" w:rsidR="35204A9E" w:rsidRDefault="35204A9E" w:rsidP="35204A9E">
            <w:pPr>
              <w:pStyle w:val="Tabletext"/>
              <w:rPr>
                <w:b/>
                <w:bCs/>
              </w:rPr>
            </w:pPr>
            <w:r w:rsidRPr="35204A9E">
              <w:rPr>
                <w:b/>
                <w:bCs/>
              </w:rPr>
              <w:t>The version of Software Under Test</w:t>
            </w:r>
          </w:p>
        </w:tc>
        <w:tc>
          <w:tcPr>
            <w:tcW w:w="7018" w:type="dxa"/>
          </w:tcPr>
          <w:p w14:paraId="35FA8E9F" w14:textId="78134A5D" w:rsidR="35204A9E" w:rsidRDefault="35204A9E" w:rsidP="35204A9E">
            <w:pPr>
              <w:pStyle w:val="Tabletext"/>
              <w:jc w:val="both"/>
            </w:pPr>
            <w:r w:rsidRPr="35204A9E">
              <w:t>1.0</w:t>
            </w:r>
          </w:p>
        </w:tc>
      </w:tr>
      <w:tr w:rsidR="35204A9E" w14:paraId="7892AEA4" w14:textId="77777777" w:rsidTr="35204A9E">
        <w:trPr>
          <w:trHeight w:val="300"/>
        </w:trPr>
        <w:tc>
          <w:tcPr>
            <w:tcW w:w="2304" w:type="dxa"/>
            <w:tcBorders>
              <w:top w:val="single" w:sz="6" w:space="0" w:color="auto"/>
              <w:left w:val="single" w:sz="6" w:space="0" w:color="auto"/>
              <w:bottom w:val="single" w:sz="6" w:space="0" w:color="auto"/>
              <w:right w:val="single" w:sz="6" w:space="0" w:color="auto"/>
            </w:tcBorders>
          </w:tcPr>
          <w:p w14:paraId="6ACD4F79" w14:textId="21F3C389" w:rsidR="35204A9E" w:rsidRDefault="35204A9E" w:rsidP="35204A9E">
            <w:pPr>
              <w:pStyle w:val="Tabletext"/>
              <w:rPr>
                <w:b/>
                <w:bCs/>
              </w:rPr>
            </w:pPr>
            <w:r w:rsidRPr="35204A9E">
              <w:rPr>
                <w:b/>
                <w:bCs/>
              </w:rPr>
              <w:t>Test Engineer to Conduct the Test</w:t>
            </w:r>
          </w:p>
        </w:tc>
        <w:tc>
          <w:tcPr>
            <w:tcW w:w="7018" w:type="dxa"/>
            <w:tcBorders>
              <w:top w:val="single" w:sz="6" w:space="0" w:color="auto"/>
              <w:left w:val="single" w:sz="6" w:space="0" w:color="auto"/>
              <w:bottom w:val="single" w:sz="6" w:space="0" w:color="auto"/>
              <w:right w:val="single" w:sz="6" w:space="0" w:color="auto"/>
            </w:tcBorders>
          </w:tcPr>
          <w:p w14:paraId="3C894C76" w14:textId="4ACD22FD" w:rsidR="35204A9E" w:rsidRDefault="35204A9E" w:rsidP="35204A9E">
            <w:pPr>
              <w:pStyle w:val="Tabletext"/>
              <w:jc w:val="both"/>
            </w:pPr>
            <w:r w:rsidRPr="35204A9E">
              <w:t>Eli Ventura</w:t>
            </w:r>
          </w:p>
        </w:tc>
      </w:tr>
      <w:tr w:rsidR="35204A9E" w14:paraId="604D57EF" w14:textId="77777777" w:rsidTr="35204A9E">
        <w:trPr>
          <w:trHeight w:val="300"/>
        </w:trPr>
        <w:tc>
          <w:tcPr>
            <w:tcW w:w="2304" w:type="dxa"/>
            <w:tcBorders>
              <w:top w:val="single" w:sz="6" w:space="0" w:color="auto"/>
              <w:left w:val="single" w:sz="6" w:space="0" w:color="auto"/>
              <w:bottom w:val="single" w:sz="6" w:space="0" w:color="auto"/>
              <w:right w:val="single" w:sz="6" w:space="0" w:color="auto"/>
            </w:tcBorders>
          </w:tcPr>
          <w:p w14:paraId="7F52F32D" w14:textId="037EA804" w:rsidR="35204A9E" w:rsidRDefault="35204A9E" w:rsidP="35204A9E">
            <w:pPr>
              <w:pStyle w:val="Tabletext"/>
              <w:rPr>
                <w:b/>
                <w:bCs/>
              </w:rPr>
            </w:pPr>
            <w:r w:rsidRPr="35204A9E">
              <w:rPr>
                <w:b/>
                <w:bCs/>
              </w:rPr>
              <w:t>List of Test Support Software</w:t>
            </w:r>
          </w:p>
        </w:tc>
        <w:tc>
          <w:tcPr>
            <w:tcW w:w="7018" w:type="dxa"/>
            <w:tcBorders>
              <w:top w:val="single" w:sz="6" w:space="0" w:color="auto"/>
              <w:left w:val="single" w:sz="6" w:space="0" w:color="auto"/>
              <w:bottom w:val="single" w:sz="6" w:space="0" w:color="auto"/>
              <w:right w:val="single" w:sz="6" w:space="0" w:color="auto"/>
            </w:tcBorders>
          </w:tcPr>
          <w:p w14:paraId="6C4782EF" w14:textId="211C22B2" w:rsidR="35204A9E" w:rsidRDefault="35204A9E" w:rsidP="35204A9E">
            <w:pPr>
              <w:pStyle w:val="Tabletext"/>
              <w:jc w:val="both"/>
            </w:pPr>
            <w:proofErr w:type="spellStart"/>
            <w:r w:rsidRPr="35204A9E">
              <w:t>Pytest</w:t>
            </w:r>
            <w:proofErr w:type="spellEnd"/>
            <w:r w:rsidRPr="35204A9E">
              <w:t xml:space="preserve"> 7.0.0, Python 3.14+</w:t>
            </w:r>
          </w:p>
        </w:tc>
      </w:tr>
      <w:tr w:rsidR="35204A9E" w14:paraId="14D54485" w14:textId="77777777" w:rsidTr="35204A9E">
        <w:trPr>
          <w:trHeight w:val="300"/>
        </w:trPr>
        <w:tc>
          <w:tcPr>
            <w:tcW w:w="2304" w:type="dxa"/>
            <w:tcBorders>
              <w:top w:val="single" w:sz="6" w:space="0" w:color="auto"/>
              <w:left w:val="single" w:sz="6" w:space="0" w:color="auto"/>
              <w:bottom w:val="single" w:sz="6" w:space="0" w:color="auto"/>
              <w:right w:val="single" w:sz="6" w:space="0" w:color="auto"/>
            </w:tcBorders>
          </w:tcPr>
          <w:p w14:paraId="1175032E" w14:textId="2620AC13" w:rsidR="35204A9E" w:rsidRDefault="35204A9E" w:rsidP="35204A9E">
            <w:pPr>
              <w:pStyle w:val="Tabletext"/>
              <w:rPr>
                <w:b/>
                <w:bCs/>
              </w:rPr>
            </w:pPr>
            <w:r w:rsidRPr="35204A9E">
              <w:rPr>
                <w:b/>
                <w:bCs/>
              </w:rPr>
              <w:t>List of Test Support Hardware</w:t>
            </w:r>
          </w:p>
        </w:tc>
        <w:tc>
          <w:tcPr>
            <w:tcW w:w="7018" w:type="dxa"/>
            <w:tcBorders>
              <w:top w:val="single" w:sz="6" w:space="0" w:color="auto"/>
              <w:left w:val="single" w:sz="6" w:space="0" w:color="auto"/>
              <w:bottom w:val="single" w:sz="6" w:space="0" w:color="auto"/>
              <w:right w:val="single" w:sz="6" w:space="0" w:color="auto"/>
            </w:tcBorders>
          </w:tcPr>
          <w:p w14:paraId="5EC774E0" w14:textId="7171DDAB" w:rsidR="35204A9E" w:rsidRDefault="35204A9E" w:rsidP="35204A9E">
            <w:pPr>
              <w:pStyle w:val="Tabletext"/>
              <w:jc w:val="both"/>
            </w:pPr>
            <w:r w:rsidRPr="35204A9E">
              <w:t>None</w:t>
            </w:r>
          </w:p>
        </w:tc>
      </w:tr>
    </w:tbl>
    <w:p w14:paraId="5B639399" w14:textId="0BFBB5E1" w:rsidR="35204A9E" w:rsidRDefault="35204A9E" w:rsidP="35204A9E">
      <w:pPr>
        <w:rPr>
          <w:lang w:val="en-GB"/>
        </w:rPr>
      </w:pPr>
    </w:p>
    <w:p w14:paraId="4648BBDA" w14:textId="4E5340BF" w:rsidR="4A8672F6" w:rsidRDefault="4A8672F6" w:rsidP="35204A9E">
      <w:pPr>
        <w:rPr>
          <w:b/>
          <w:bCs/>
          <w:lang w:val="en-GB"/>
        </w:rPr>
      </w:pPr>
      <w:r w:rsidRPr="35204A9E">
        <w:rPr>
          <w:b/>
          <w:bCs/>
          <w:lang w:val="en-GB"/>
        </w:rPr>
        <w:lastRenderedPageBreak/>
        <w:t xml:space="preserve">Test Case </w:t>
      </w:r>
      <w:r w:rsidR="206051FB" w:rsidRPr="35204A9E">
        <w:rPr>
          <w:b/>
          <w:bCs/>
          <w:lang w:val="en-GB"/>
        </w:rPr>
        <w:t>4</w:t>
      </w:r>
      <w:r w:rsidRPr="35204A9E">
        <w:rPr>
          <w:b/>
          <w:bCs/>
          <w:lang w:val="en-GB"/>
        </w:rPr>
        <w:t xml:space="preserve"> Scenario</w:t>
      </w:r>
    </w:p>
    <w:tbl>
      <w:tblPr>
        <w:tblStyle w:val="TableGrid"/>
        <w:tblW w:w="0" w:type="auto"/>
        <w:tblLook w:val="04A0" w:firstRow="1" w:lastRow="0" w:firstColumn="1" w:lastColumn="0" w:noHBand="0" w:noVBand="1"/>
      </w:tblPr>
      <w:tblGrid>
        <w:gridCol w:w="958"/>
        <w:gridCol w:w="2834"/>
        <w:gridCol w:w="2542"/>
        <w:gridCol w:w="3242"/>
      </w:tblGrid>
      <w:tr w:rsidR="35204A9E" w14:paraId="0868900C" w14:textId="77777777" w:rsidTr="35204A9E">
        <w:trPr>
          <w:trHeight w:val="300"/>
        </w:trPr>
        <w:tc>
          <w:tcPr>
            <w:tcW w:w="959" w:type="dxa"/>
          </w:tcPr>
          <w:p w14:paraId="14ECBDDB" w14:textId="27F55229" w:rsidR="35204A9E" w:rsidRDefault="35204A9E" w:rsidP="35204A9E">
            <w:pPr>
              <w:rPr>
                <w:lang w:val="en-GB"/>
              </w:rPr>
            </w:pPr>
            <w:r w:rsidRPr="35204A9E">
              <w:rPr>
                <w:lang w:val="en-GB"/>
              </w:rPr>
              <w:t>Test Step Number</w:t>
            </w:r>
          </w:p>
        </w:tc>
        <w:tc>
          <w:tcPr>
            <w:tcW w:w="2551" w:type="dxa"/>
          </w:tcPr>
          <w:p w14:paraId="621C7638" w14:textId="29950311" w:rsidR="35204A9E" w:rsidRDefault="35204A9E" w:rsidP="35204A9E">
            <w:pPr>
              <w:rPr>
                <w:lang w:val="en-GB"/>
              </w:rPr>
            </w:pPr>
            <w:r w:rsidRPr="35204A9E">
              <w:rPr>
                <w:lang w:val="en-GB"/>
              </w:rPr>
              <w:t>Input</w:t>
            </w:r>
          </w:p>
        </w:tc>
        <w:tc>
          <w:tcPr>
            <w:tcW w:w="2552" w:type="dxa"/>
          </w:tcPr>
          <w:p w14:paraId="4A3CBE1E" w14:textId="00B8DB59" w:rsidR="35204A9E" w:rsidRDefault="35204A9E" w:rsidP="35204A9E">
            <w:pPr>
              <w:rPr>
                <w:lang w:val="en-GB"/>
              </w:rPr>
            </w:pPr>
            <w:r w:rsidRPr="35204A9E">
              <w:rPr>
                <w:lang w:val="en-GB"/>
              </w:rPr>
              <w:t>Expected</w:t>
            </w:r>
          </w:p>
        </w:tc>
        <w:tc>
          <w:tcPr>
            <w:tcW w:w="3260" w:type="dxa"/>
          </w:tcPr>
          <w:p w14:paraId="4766F706" w14:textId="394DD134" w:rsidR="35204A9E" w:rsidRDefault="35204A9E" w:rsidP="35204A9E">
            <w:pPr>
              <w:rPr>
                <w:lang w:val="en-GB"/>
              </w:rPr>
            </w:pPr>
            <w:r w:rsidRPr="35204A9E">
              <w:rPr>
                <w:lang w:val="en-GB"/>
              </w:rPr>
              <w:t>Result (Pass/Fail)</w:t>
            </w:r>
          </w:p>
        </w:tc>
      </w:tr>
      <w:tr w:rsidR="35204A9E" w14:paraId="1BAEA079" w14:textId="77777777" w:rsidTr="35204A9E">
        <w:trPr>
          <w:trHeight w:val="300"/>
        </w:trPr>
        <w:tc>
          <w:tcPr>
            <w:tcW w:w="959" w:type="dxa"/>
          </w:tcPr>
          <w:p w14:paraId="5D09D24B" w14:textId="7882344A" w:rsidR="35204A9E" w:rsidRDefault="35204A9E" w:rsidP="35204A9E">
            <w:r w:rsidRPr="35204A9E">
              <w:t>1</w:t>
            </w:r>
          </w:p>
        </w:tc>
        <w:tc>
          <w:tcPr>
            <w:tcW w:w="2551" w:type="dxa"/>
          </w:tcPr>
          <w:p w14:paraId="7F00022F" w14:textId="74332E57" w:rsidR="35204A9E" w:rsidRDefault="35204A9E" w:rsidP="35204A9E">
            <w:pPr>
              <w:jc w:val="both"/>
            </w:pPr>
            <w:r w:rsidRPr="35204A9E">
              <w:t xml:space="preserve">The tester creates a default configuration object by calling </w:t>
            </w:r>
            <w:proofErr w:type="spellStart"/>
            <w:proofErr w:type="gramStart"/>
            <w:r w:rsidRPr="35204A9E">
              <w:t>TradingConfig</w:t>
            </w:r>
            <w:proofErr w:type="spellEnd"/>
            <w:r w:rsidRPr="35204A9E">
              <w:t>(</w:t>
            </w:r>
            <w:proofErr w:type="gramEnd"/>
            <w:r w:rsidRPr="35204A9E">
              <w:t>) with no arguments.</w:t>
            </w:r>
          </w:p>
        </w:tc>
        <w:tc>
          <w:tcPr>
            <w:tcW w:w="2552" w:type="dxa"/>
          </w:tcPr>
          <w:p w14:paraId="7777B3D4" w14:textId="44899476" w:rsidR="35204A9E" w:rsidRDefault="35204A9E" w:rsidP="35204A9E">
            <w:pPr>
              <w:jc w:val="both"/>
            </w:pPr>
            <w:r w:rsidRPr="35204A9E">
              <w:t xml:space="preserve">The configuration object should be created successfully, and its attributes should be set to the default values of </w:t>
            </w:r>
            <w:proofErr w:type="spellStart"/>
            <w:r w:rsidRPr="35204A9E">
              <w:t>buy_threshold</w:t>
            </w:r>
            <w:proofErr w:type="spellEnd"/>
            <w:r w:rsidRPr="35204A9E">
              <w:t xml:space="preserve"> 5.0, </w:t>
            </w:r>
            <w:proofErr w:type="spellStart"/>
            <w:r w:rsidRPr="35204A9E">
              <w:t>sell_threshold</w:t>
            </w:r>
            <w:proofErr w:type="spellEnd"/>
            <w:r w:rsidRPr="35204A9E">
              <w:t xml:space="preserve"> 10.0, </w:t>
            </w:r>
            <w:proofErr w:type="spellStart"/>
            <w:r w:rsidRPr="35204A9E">
              <w:t>stop_loss</w:t>
            </w:r>
            <w:proofErr w:type="spellEnd"/>
            <w:r w:rsidRPr="35204A9E">
              <w:t xml:space="preserve"> 8.0, and </w:t>
            </w:r>
            <w:proofErr w:type="spellStart"/>
            <w:r w:rsidRPr="35204A9E">
              <w:t>max_position</w:t>
            </w:r>
            <w:proofErr w:type="spellEnd"/>
            <w:r w:rsidRPr="35204A9E">
              <w:t xml:space="preserve"> 100.</w:t>
            </w:r>
          </w:p>
        </w:tc>
        <w:tc>
          <w:tcPr>
            <w:tcW w:w="3260" w:type="dxa"/>
          </w:tcPr>
          <w:p w14:paraId="43BC7BEA" w14:textId="7F66F136" w:rsidR="35204A9E" w:rsidRDefault="35204A9E" w:rsidP="35204A9E">
            <w:r w:rsidRPr="35204A9E">
              <w:t>Pass</w:t>
            </w:r>
          </w:p>
        </w:tc>
      </w:tr>
      <w:tr w:rsidR="35204A9E" w14:paraId="0DF9722E" w14:textId="77777777" w:rsidTr="35204A9E">
        <w:trPr>
          <w:trHeight w:val="300"/>
        </w:trPr>
        <w:tc>
          <w:tcPr>
            <w:tcW w:w="959" w:type="dxa"/>
          </w:tcPr>
          <w:p w14:paraId="20A0EA0E" w14:textId="6FD1007C" w:rsidR="35204A9E" w:rsidRDefault="35204A9E" w:rsidP="35204A9E">
            <w:r w:rsidRPr="35204A9E">
              <w:t>2</w:t>
            </w:r>
          </w:p>
        </w:tc>
        <w:tc>
          <w:tcPr>
            <w:tcW w:w="2551" w:type="dxa"/>
          </w:tcPr>
          <w:p w14:paraId="34D47D66" w14:textId="62578F27" w:rsidR="35204A9E" w:rsidRDefault="35204A9E" w:rsidP="35204A9E">
            <w:pPr>
              <w:jc w:val="both"/>
            </w:pPr>
            <w:r w:rsidRPr="35204A9E">
              <w:t xml:space="preserve">The tester instantiates the trading algorithm by passing the default configuration into </w:t>
            </w:r>
            <w:proofErr w:type="spellStart"/>
            <w:r w:rsidRPr="35204A9E">
              <w:t>TradingAlgorithm</w:t>
            </w:r>
            <w:proofErr w:type="spellEnd"/>
            <w:r w:rsidRPr="35204A9E">
              <w:t>(config).</w:t>
            </w:r>
          </w:p>
        </w:tc>
        <w:tc>
          <w:tcPr>
            <w:tcW w:w="2552" w:type="dxa"/>
          </w:tcPr>
          <w:p w14:paraId="09447528" w14:textId="5CD08442" w:rsidR="35204A9E" w:rsidRDefault="35204A9E" w:rsidP="35204A9E">
            <w:pPr>
              <w:jc w:val="both"/>
            </w:pPr>
            <w:r w:rsidRPr="35204A9E">
              <w:t>The algorithm object should be created successfully and should use the default thresholds from the provided configuration.</w:t>
            </w:r>
          </w:p>
        </w:tc>
        <w:tc>
          <w:tcPr>
            <w:tcW w:w="3260" w:type="dxa"/>
          </w:tcPr>
          <w:p w14:paraId="0F65BBDC" w14:textId="37582022" w:rsidR="35204A9E" w:rsidRDefault="35204A9E" w:rsidP="35204A9E">
            <w:r w:rsidRPr="35204A9E">
              <w:t>Pass</w:t>
            </w:r>
          </w:p>
        </w:tc>
      </w:tr>
      <w:tr w:rsidR="35204A9E" w14:paraId="486330B1" w14:textId="77777777" w:rsidTr="35204A9E">
        <w:trPr>
          <w:trHeight w:val="300"/>
        </w:trPr>
        <w:tc>
          <w:tcPr>
            <w:tcW w:w="959" w:type="dxa"/>
          </w:tcPr>
          <w:p w14:paraId="58F7ABF7" w14:textId="05CA7FD6" w:rsidR="35204A9E" w:rsidRDefault="35204A9E" w:rsidP="35204A9E">
            <w:r w:rsidRPr="35204A9E">
              <w:t>3</w:t>
            </w:r>
          </w:p>
        </w:tc>
        <w:tc>
          <w:tcPr>
            <w:tcW w:w="2551" w:type="dxa"/>
          </w:tcPr>
          <w:p w14:paraId="3A8CD329" w14:textId="32D6B1ED" w:rsidR="35204A9E" w:rsidRDefault="35204A9E" w:rsidP="35204A9E">
            <w:pPr>
              <w:jc w:val="both"/>
            </w:pPr>
            <w:r w:rsidRPr="35204A9E">
              <w:t xml:space="preserve">The tester calls </w:t>
            </w:r>
            <w:proofErr w:type="spellStart"/>
            <w:proofErr w:type="gramStart"/>
            <w:r w:rsidRPr="35204A9E">
              <w:t>algo.should</w:t>
            </w:r>
            <w:proofErr w:type="gramEnd"/>
            <w:r w:rsidRPr="35204A9E">
              <w:t>_</w:t>
            </w:r>
            <w:proofErr w:type="gramStart"/>
            <w:r w:rsidRPr="35204A9E">
              <w:t>buy</w:t>
            </w:r>
            <w:proofErr w:type="spellEnd"/>
            <w:r w:rsidRPr="35204A9E">
              <w:t>(</w:t>
            </w:r>
            <w:proofErr w:type="gramEnd"/>
            <w:r w:rsidRPr="35204A9E">
              <w:t>100.0, 95.0) to check whether a 5% price drop triggers a buy signal.</w:t>
            </w:r>
          </w:p>
        </w:tc>
        <w:tc>
          <w:tcPr>
            <w:tcW w:w="2552" w:type="dxa"/>
          </w:tcPr>
          <w:p w14:paraId="60F49EAB" w14:textId="2455D415" w:rsidR="35204A9E" w:rsidRDefault="35204A9E" w:rsidP="35204A9E">
            <w:pPr>
              <w:jc w:val="both"/>
            </w:pPr>
            <w:r w:rsidRPr="35204A9E">
              <w:t>The method should return True because the 5% drop is equal to the 5% buy threshold.</w:t>
            </w:r>
          </w:p>
        </w:tc>
        <w:tc>
          <w:tcPr>
            <w:tcW w:w="3260" w:type="dxa"/>
          </w:tcPr>
          <w:p w14:paraId="08BB0282" w14:textId="4E0EC5AF" w:rsidR="35204A9E" w:rsidRDefault="35204A9E" w:rsidP="35204A9E">
            <w:r w:rsidRPr="35204A9E">
              <w:t>Pass</w:t>
            </w:r>
          </w:p>
        </w:tc>
      </w:tr>
      <w:tr w:rsidR="35204A9E" w14:paraId="0E60C7CB" w14:textId="77777777" w:rsidTr="35204A9E">
        <w:trPr>
          <w:trHeight w:val="300"/>
        </w:trPr>
        <w:tc>
          <w:tcPr>
            <w:tcW w:w="959" w:type="dxa"/>
          </w:tcPr>
          <w:p w14:paraId="074A8550" w14:textId="6A810C88" w:rsidR="35204A9E" w:rsidRDefault="35204A9E" w:rsidP="35204A9E">
            <w:r w:rsidRPr="35204A9E">
              <w:t>4</w:t>
            </w:r>
          </w:p>
        </w:tc>
        <w:tc>
          <w:tcPr>
            <w:tcW w:w="2551" w:type="dxa"/>
          </w:tcPr>
          <w:p w14:paraId="6A605E78" w14:textId="1AD5A49D" w:rsidR="35204A9E" w:rsidRDefault="35204A9E" w:rsidP="35204A9E">
            <w:pPr>
              <w:jc w:val="both"/>
            </w:pPr>
            <w:r w:rsidRPr="35204A9E">
              <w:t xml:space="preserve">The tester calls </w:t>
            </w:r>
            <w:proofErr w:type="spellStart"/>
            <w:proofErr w:type="gramStart"/>
            <w:r w:rsidRPr="35204A9E">
              <w:t>algo.should</w:t>
            </w:r>
            <w:proofErr w:type="gramEnd"/>
            <w:r w:rsidRPr="35204A9E">
              <w:t>_</w:t>
            </w:r>
            <w:proofErr w:type="gramStart"/>
            <w:r w:rsidRPr="35204A9E">
              <w:t>sell</w:t>
            </w:r>
            <w:proofErr w:type="spellEnd"/>
            <w:r w:rsidRPr="35204A9E">
              <w:t>(</w:t>
            </w:r>
            <w:proofErr w:type="gramEnd"/>
            <w:r w:rsidRPr="35204A9E">
              <w:t>87.0, 95.0) to check whether a drop from the purchase price triggers the stop-loss.</w:t>
            </w:r>
          </w:p>
        </w:tc>
        <w:tc>
          <w:tcPr>
            <w:tcW w:w="2552" w:type="dxa"/>
          </w:tcPr>
          <w:p w14:paraId="63AC3172" w14:textId="33040302" w:rsidR="35204A9E" w:rsidRDefault="35204A9E" w:rsidP="35204A9E">
            <w:pPr>
              <w:jc w:val="both"/>
            </w:pPr>
            <w:r w:rsidRPr="35204A9E">
              <w:t>The method should return True because the approximately 8.42% loss meets the 8% stop-loss threshold.</w:t>
            </w:r>
          </w:p>
        </w:tc>
        <w:tc>
          <w:tcPr>
            <w:tcW w:w="3260" w:type="dxa"/>
          </w:tcPr>
          <w:p w14:paraId="49EC5A13" w14:textId="492F1B1D" w:rsidR="35204A9E" w:rsidRDefault="35204A9E" w:rsidP="35204A9E">
            <w:r w:rsidRPr="35204A9E">
              <w:t>Pass</w:t>
            </w:r>
          </w:p>
        </w:tc>
      </w:tr>
      <w:tr w:rsidR="35204A9E" w14:paraId="0A403A11" w14:textId="77777777" w:rsidTr="35204A9E">
        <w:trPr>
          <w:trHeight w:val="300"/>
        </w:trPr>
        <w:tc>
          <w:tcPr>
            <w:tcW w:w="959" w:type="dxa"/>
          </w:tcPr>
          <w:p w14:paraId="7973F1C5" w14:textId="706A1E61" w:rsidR="35204A9E" w:rsidRDefault="35204A9E" w:rsidP="35204A9E">
            <w:r w:rsidRPr="35204A9E">
              <w:t>5</w:t>
            </w:r>
          </w:p>
        </w:tc>
        <w:tc>
          <w:tcPr>
            <w:tcW w:w="2551" w:type="dxa"/>
          </w:tcPr>
          <w:p w14:paraId="7E5586E6" w14:textId="0FAB3C4D" w:rsidR="35204A9E" w:rsidRDefault="35204A9E" w:rsidP="35204A9E">
            <w:pPr>
              <w:jc w:val="both"/>
            </w:pPr>
            <w:r w:rsidRPr="35204A9E">
              <w:t xml:space="preserve">The tester updates a single configuration parameter by calling </w:t>
            </w:r>
            <w:proofErr w:type="spellStart"/>
            <w:proofErr w:type="gramStart"/>
            <w:r w:rsidRPr="35204A9E">
              <w:t>algo.update</w:t>
            </w:r>
            <w:proofErr w:type="spellEnd"/>
            <w:proofErr w:type="gramEnd"/>
            <w:r w:rsidRPr="35204A9E">
              <w:t>(</w:t>
            </w:r>
            <w:proofErr w:type="spellStart"/>
            <w:r w:rsidRPr="35204A9E">
              <w:t>buy_threshold</w:t>
            </w:r>
            <w:proofErr w:type="spellEnd"/>
            <w:r w:rsidRPr="35204A9E">
              <w:t>=2.5).</w:t>
            </w:r>
          </w:p>
        </w:tc>
        <w:tc>
          <w:tcPr>
            <w:tcW w:w="2552" w:type="dxa"/>
          </w:tcPr>
          <w:p w14:paraId="097A60EC" w14:textId="53B3907F" w:rsidR="35204A9E" w:rsidRDefault="35204A9E" w:rsidP="35204A9E">
            <w:pPr>
              <w:jc w:val="both"/>
            </w:pPr>
            <w:r w:rsidRPr="35204A9E">
              <w:t>The update method should return True, indicating that the change was successfully applied.</w:t>
            </w:r>
          </w:p>
        </w:tc>
        <w:tc>
          <w:tcPr>
            <w:tcW w:w="3260" w:type="dxa"/>
          </w:tcPr>
          <w:p w14:paraId="4FD390A2" w14:textId="29890409" w:rsidR="35204A9E" w:rsidRDefault="35204A9E" w:rsidP="35204A9E">
            <w:r w:rsidRPr="35204A9E">
              <w:t>Pass</w:t>
            </w:r>
          </w:p>
        </w:tc>
      </w:tr>
      <w:tr w:rsidR="35204A9E" w14:paraId="3020AD06" w14:textId="77777777" w:rsidTr="35204A9E">
        <w:trPr>
          <w:trHeight w:val="300"/>
        </w:trPr>
        <w:tc>
          <w:tcPr>
            <w:tcW w:w="959" w:type="dxa"/>
          </w:tcPr>
          <w:p w14:paraId="212611F9" w14:textId="08F83376" w:rsidR="35204A9E" w:rsidRDefault="35204A9E" w:rsidP="35204A9E">
            <w:r w:rsidRPr="35204A9E">
              <w:t>6</w:t>
            </w:r>
          </w:p>
        </w:tc>
        <w:tc>
          <w:tcPr>
            <w:tcW w:w="2551" w:type="dxa"/>
          </w:tcPr>
          <w:p w14:paraId="03D0E366" w14:textId="783BC3A8" w:rsidR="35204A9E" w:rsidRDefault="35204A9E" w:rsidP="35204A9E">
            <w:pPr>
              <w:jc w:val="both"/>
            </w:pPr>
            <w:r w:rsidRPr="35204A9E">
              <w:t xml:space="preserve">The tester reads the updated buy threshold by accessing </w:t>
            </w:r>
            <w:proofErr w:type="spellStart"/>
            <w:r w:rsidRPr="35204A9E">
              <w:t>algo.config.buy_threshold</w:t>
            </w:r>
            <w:proofErr w:type="spellEnd"/>
            <w:r w:rsidRPr="35204A9E">
              <w:t>.</w:t>
            </w:r>
          </w:p>
        </w:tc>
        <w:tc>
          <w:tcPr>
            <w:tcW w:w="2552" w:type="dxa"/>
          </w:tcPr>
          <w:p w14:paraId="4B8CD1A5" w14:textId="7FBBBD8F" w:rsidR="35204A9E" w:rsidRDefault="35204A9E" w:rsidP="35204A9E">
            <w:pPr>
              <w:jc w:val="both"/>
            </w:pPr>
            <w:r w:rsidRPr="35204A9E">
              <w:t>The returned value should equal 2.5, confirming that the parameter was updated.</w:t>
            </w:r>
          </w:p>
        </w:tc>
        <w:tc>
          <w:tcPr>
            <w:tcW w:w="3260" w:type="dxa"/>
          </w:tcPr>
          <w:p w14:paraId="42F48F20" w14:textId="248C6EEB" w:rsidR="35204A9E" w:rsidRDefault="35204A9E" w:rsidP="35204A9E">
            <w:r w:rsidRPr="35204A9E">
              <w:t>Pass</w:t>
            </w:r>
          </w:p>
        </w:tc>
      </w:tr>
      <w:tr w:rsidR="35204A9E" w14:paraId="648C74AF" w14:textId="77777777" w:rsidTr="35204A9E">
        <w:trPr>
          <w:trHeight w:val="300"/>
        </w:trPr>
        <w:tc>
          <w:tcPr>
            <w:tcW w:w="959" w:type="dxa"/>
          </w:tcPr>
          <w:p w14:paraId="723A68B5" w14:textId="040C4C35" w:rsidR="35204A9E" w:rsidRDefault="35204A9E" w:rsidP="35204A9E">
            <w:r w:rsidRPr="35204A9E">
              <w:t>7</w:t>
            </w:r>
          </w:p>
        </w:tc>
        <w:tc>
          <w:tcPr>
            <w:tcW w:w="2551" w:type="dxa"/>
          </w:tcPr>
          <w:p w14:paraId="1FCC8D5F" w14:textId="659CAE9D" w:rsidR="35204A9E" w:rsidRDefault="35204A9E" w:rsidP="35204A9E">
            <w:pPr>
              <w:jc w:val="both"/>
            </w:pPr>
            <w:r w:rsidRPr="35204A9E">
              <w:t xml:space="preserve">The tester reads the </w:t>
            </w:r>
            <w:proofErr w:type="spellStart"/>
            <w:r w:rsidRPr="35204A9E">
              <w:t>sell_threshold</w:t>
            </w:r>
            <w:proofErr w:type="spellEnd"/>
            <w:r w:rsidRPr="35204A9E">
              <w:t xml:space="preserve"> and </w:t>
            </w:r>
            <w:proofErr w:type="spellStart"/>
            <w:r w:rsidRPr="35204A9E">
              <w:t>stop_loss</w:t>
            </w:r>
            <w:proofErr w:type="spellEnd"/>
            <w:r w:rsidRPr="35204A9E">
              <w:t xml:space="preserve"> attributes to confirm they were not modified.</w:t>
            </w:r>
          </w:p>
        </w:tc>
        <w:tc>
          <w:tcPr>
            <w:tcW w:w="2552" w:type="dxa"/>
          </w:tcPr>
          <w:p w14:paraId="02E9E07A" w14:textId="533188A3" w:rsidR="35204A9E" w:rsidRDefault="35204A9E" w:rsidP="35204A9E">
            <w:pPr>
              <w:jc w:val="both"/>
            </w:pPr>
            <w:r w:rsidRPr="35204A9E">
              <w:t xml:space="preserve">The </w:t>
            </w:r>
            <w:proofErr w:type="spellStart"/>
            <w:r w:rsidRPr="35204A9E">
              <w:t>sell_threshold</w:t>
            </w:r>
            <w:proofErr w:type="spellEnd"/>
            <w:r w:rsidRPr="35204A9E">
              <w:t xml:space="preserve"> should still equal 10.0 and the </w:t>
            </w:r>
            <w:proofErr w:type="spellStart"/>
            <w:r w:rsidRPr="35204A9E">
              <w:t>stop_loss</w:t>
            </w:r>
            <w:proofErr w:type="spellEnd"/>
            <w:r w:rsidRPr="35204A9E">
              <w:t xml:space="preserve"> should still equal 8.0, confirming that </w:t>
            </w:r>
            <w:proofErr w:type="gramStart"/>
            <w:r w:rsidRPr="35204A9E">
              <w:t>update(</w:t>
            </w:r>
            <w:proofErr w:type="gramEnd"/>
            <w:r w:rsidRPr="35204A9E">
              <w:t>) only changed the specified parameter.</w:t>
            </w:r>
          </w:p>
        </w:tc>
        <w:tc>
          <w:tcPr>
            <w:tcW w:w="3260" w:type="dxa"/>
          </w:tcPr>
          <w:p w14:paraId="2F8E07ED" w14:textId="79179387" w:rsidR="35204A9E" w:rsidRDefault="35204A9E" w:rsidP="35204A9E">
            <w:r w:rsidRPr="35204A9E">
              <w:t>Pass</w:t>
            </w:r>
          </w:p>
        </w:tc>
      </w:tr>
    </w:tbl>
    <w:p w14:paraId="496A42DB" w14:textId="42874F0A" w:rsidR="47A3FC64" w:rsidRDefault="187DDD46" w:rsidP="707956CB">
      <w:pPr>
        <w:pStyle w:val="Heading1"/>
        <w:rPr>
          <w:lang w:val="en-GB"/>
        </w:rPr>
      </w:pPr>
      <w:bookmarkStart w:id="48" w:name="_Toc226756410"/>
      <w:r w:rsidRPr="35204A9E">
        <w:rPr>
          <w:lang w:val="en-GB"/>
        </w:rPr>
        <w:t xml:space="preserve">Appendix </w:t>
      </w:r>
      <w:r w:rsidR="003C5F12">
        <w:rPr>
          <w:lang w:val="en-GB"/>
        </w:rPr>
        <w:t>F</w:t>
      </w:r>
      <w:r w:rsidRPr="35204A9E">
        <w:rPr>
          <w:lang w:val="en-GB"/>
        </w:rPr>
        <w:t xml:space="preserve"> – Test Case </w:t>
      </w:r>
      <w:r w:rsidR="7B531BE6" w:rsidRPr="35204A9E">
        <w:rPr>
          <w:lang w:val="en-GB"/>
        </w:rPr>
        <w:t>5</w:t>
      </w:r>
      <w:r w:rsidRPr="35204A9E">
        <w:rPr>
          <w:lang w:val="en-GB"/>
        </w:rPr>
        <w:t xml:space="preserve"> – </w:t>
      </w:r>
      <w:r w:rsidR="7A16F0CE" w:rsidRPr="35204A9E">
        <w:rPr>
          <w:lang w:val="en-GB"/>
        </w:rPr>
        <w:t xml:space="preserve">Log </w:t>
      </w:r>
      <w:r w:rsidRPr="35204A9E">
        <w:rPr>
          <w:lang w:val="en-GB"/>
        </w:rPr>
        <w:t>Out</w:t>
      </w:r>
      <w:r w:rsidR="43EB6DC7" w:rsidRPr="35204A9E">
        <w:rPr>
          <w:lang w:val="en-GB"/>
        </w:rPr>
        <w:t xml:space="preserve"> Test</w:t>
      </w:r>
      <w:bookmarkEnd w:id="48"/>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04"/>
        <w:gridCol w:w="7018"/>
      </w:tblGrid>
      <w:tr w:rsidR="4DB866E5" w14:paraId="4EEB73B1" w14:textId="77777777" w:rsidTr="35204A9E">
        <w:trPr>
          <w:trHeight w:val="300"/>
        </w:trPr>
        <w:tc>
          <w:tcPr>
            <w:tcW w:w="2304" w:type="dxa"/>
          </w:tcPr>
          <w:p w14:paraId="1CF2E6A8" w14:textId="2AB3EFC7" w:rsidR="4DB866E5" w:rsidRDefault="4DB866E5" w:rsidP="4DB866E5">
            <w:pPr>
              <w:pStyle w:val="Tabletext"/>
              <w:rPr>
                <w:b/>
                <w:bCs/>
              </w:rPr>
            </w:pPr>
            <w:r w:rsidRPr="4DB866E5">
              <w:rPr>
                <w:b/>
                <w:bCs/>
              </w:rPr>
              <w:t>Test Case ID</w:t>
            </w:r>
          </w:p>
        </w:tc>
        <w:tc>
          <w:tcPr>
            <w:tcW w:w="7018" w:type="dxa"/>
          </w:tcPr>
          <w:p w14:paraId="4820E685" w14:textId="5AB89957" w:rsidR="4DB866E5" w:rsidRDefault="4DB866E5" w:rsidP="4DB866E5">
            <w:pPr>
              <w:pStyle w:val="Tabletext"/>
              <w:jc w:val="both"/>
            </w:pPr>
            <w:r>
              <w:t>TC-</w:t>
            </w:r>
            <w:r w:rsidR="2A6E43F2">
              <w:t>5</w:t>
            </w:r>
          </w:p>
        </w:tc>
      </w:tr>
      <w:tr w:rsidR="4DB866E5" w14:paraId="441D9D56" w14:textId="77777777" w:rsidTr="35204A9E">
        <w:trPr>
          <w:trHeight w:val="300"/>
        </w:trPr>
        <w:tc>
          <w:tcPr>
            <w:tcW w:w="2304" w:type="dxa"/>
          </w:tcPr>
          <w:p w14:paraId="0E65FE4F" w14:textId="65576D89" w:rsidR="4DB866E5" w:rsidRDefault="4DB866E5" w:rsidP="4DB866E5">
            <w:pPr>
              <w:pStyle w:val="Tabletext"/>
              <w:rPr>
                <w:b/>
                <w:bCs/>
              </w:rPr>
            </w:pPr>
            <w:r w:rsidRPr="4DB866E5">
              <w:rPr>
                <w:b/>
                <w:bCs/>
              </w:rPr>
              <w:t>Test Case Name</w:t>
            </w:r>
          </w:p>
        </w:tc>
        <w:tc>
          <w:tcPr>
            <w:tcW w:w="7018" w:type="dxa"/>
          </w:tcPr>
          <w:p w14:paraId="3D7D5031" w14:textId="7EAF0D53" w:rsidR="4DB866E5" w:rsidRDefault="479F5F10" w:rsidP="707956CB">
            <w:pPr>
              <w:pStyle w:val="Tabletext"/>
              <w:jc w:val="both"/>
              <w:rPr>
                <w:color w:val="FF0000"/>
              </w:rPr>
            </w:pPr>
            <w:r w:rsidRPr="707956CB">
              <w:t>Log Out</w:t>
            </w:r>
          </w:p>
        </w:tc>
      </w:tr>
      <w:tr w:rsidR="4DB866E5" w14:paraId="083D8EDE" w14:textId="77777777" w:rsidTr="35204A9E">
        <w:trPr>
          <w:trHeight w:val="300"/>
        </w:trPr>
        <w:tc>
          <w:tcPr>
            <w:tcW w:w="2304" w:type="dxa"/>
          </w:tcPr>
          <w:p w14:paraId="6A1E5C80" w14:textId="66A0F303" w:rsidR="4DB866E5" w:rsidRDefault="4DB866E5" w:rsidP="4DB866E5">
            <w:pPr>
              <w:pStyle w:val="Tabletext"/>
              <w:rPr>
                <w:b/>
                <w:bCs/>
              </w:rPr>
            </w:pPr>
            <w:r w:rsidRPr="4DB866E5">
              <w:rPr>
                <w:b/>
                <w:bCs/>
              </w:rPr>
              <w:t>Brief Description</w:t>
            </w:r>
          </w:p>
        </w:tc>
        <w:tc>
          <w:tcPr>
            <w:tcW w:w="7018" w:type="dxa"/>
          </w:tcPr>
          <w:p w14:paraId="385C47B2" w14:textId="604B3764" w:rsidR="4DB866E5" w:rsidRDefault="7595147F" w:rsidP="707956CB">
            <w:pPr>
              <w:pStyle w:val="Tabletext"/>
              <w:jc w:val="both"/>
              <w:rPr>
                <w:i/>
                <w:iCs/>
              </w:rPr>
            </w:pPr>
            <w:r w:rsidRPr="707956CB">
              <w:t>This test verifies a user can successfully log out of their account after signing in.</w:t>
            </w:r>
          </w:p>
        </w:tc>
      </w:tr>
      <w:tr w:rsidR="4DB866E5" w14:paraId="298B4EEE" w14:textId="77777777" w:rsidTr="35204A9E">
        <w:trPr>
          <w:trHeight w:val="300"/>
        </w:trPr>
        <w:tc>
          <w:tcPr>
            <w:tcW w:w="2304" w:type="dxa"/>
          </w:tcPr>
          <w:p w14:paraId="1BCE0DF6" w14:textId="77777777" w:rsidR="4DB866E5" w:rsidRDefault="4DB866E5" w:rsidP="4DB866E5">
            <w:pPr>
              <w:pStyle w:val="Tabletext"/>
              <w:rPr>
                <w:b/>
                <w:bCs/>
              </w:rPr>
            </w:pPr>
            <w:r w:rsidRPr="4DB866E5">
              <w:rPr>
                <w:b/>
                <w:bCs/>
              </w:rPr>
              <w:t>Priority</w:t>
            </w:r>
          </w:p>
        </w:tc>
        <w:tc>
          <w:tcPr>
            <w:tcW w:w="7018" w:type="dxa"/>
          </w:tcPr>
          <w:p w14:paraId="62DD97AB" w14:textId="31FAEF9A" w:rsidR="4DB866E5" w:rsidRDefault="06062125" w:rsidP="707956CB">
            <w:pPr>
              <w:pStyle w:val="Tabletext"/>
              <w:jc w:val="both"/>
              <w:rPr>
                <w:color w:val="FF0000"/>
              </w:rPr>
            </w:pPr>
            <w:r w:rsidRPr="707956CB">
              <w:t>Medium</w:t>
            </w:r>
          </w:p>
        </w:tc>
      </w:tr>
      <w:tr w:rsidR="4DB866E5" w14:paraId="377B163B" w14:textId="77777777" w:rsidTr="35204A9E">
        <w:trPr>
          <w:trHeight w:val="300"/>
        </w:trPr>
        <w:tc>
          <w:tcPr>
            <w:tcW w:w="2304" w:type="dxa"/>
          </w:tcPr>
          <w:p w14:paraId="1FB5A760" w14:textId="2F333BEE" w:rsidR="4DB866E5" w:rsidRDefault="4DB866E5" w:rsidP="4DB866E5">
            <w:pPr>
              <w:pStyle w:val="Tabletext"/>
              <w:rPr>
                <w:b/>
                <w:bCs/>
              </w:rPr>
            </w:pPr>
            <w:r w:rsidRPr="4DB866E5">
              <w:rPr>
                <w:b/>
                <w:bCs/>
              </w:rPr>
              <w:t>Planned Test Duration</w:t>
            </w:r>
          </w:p>
        </w:tc>
        <w:tc>
          <w:tcPr>
            <w:tcW w:w="7018" w:type="dxa"/>
          </w:tcPr>
          <w:p w14:paraId="6B4A9467" w14:textId="7D69F2FC" w:rsidR="4DB866E5" w:rsidRDefault="1A19864D" w:rsidP="707956CB">
            <w:pPr>
              <w:pStyle w:val="Tabletext"/>
              <w:jc w:val="both"/>
              <w:rPr>
                <w:i/>
                <w:iCs/>
                <w:color w:val="FF0000"/>
              </w:rPr>
            </w:pPr>
            <w:r w:rsidRPr="707956CB">
              <w:t>0.1 Hours</w:t>
            </w:r>
          </w:p>
        </w:tc>
      </w:tr>
      <w:tr w:rsidR="4DB866E5" w14:paraId="04187352" w14:textId="77777777" w:rsidTr="35204A9E">
        <w:trPr>
          <w:trHeight w:val="300"/>
        </w:trPr>
        <w:tc>
          <w:tcPr>
            <w:tcW w:w="2304" w:type="dxa"/>
          </w:tcPr>
          <w:p w14:paraId="628B6605" w14:textId="6A61755B" w:rsidR="4DB866E5" w:rsidRDefault="4DB866E5" w:rsidP="4DB866E5">
            <w:pPr>
              <w:pStyle w:val="Tabletext"/>
              <w:rPr>
                <w:b/>
                <w:bCs/>
              </w:rPr>
            </w:pPr>
            <w:r w:rsidRPr="4DB866E5">
              <w:rPr>
                <w:b/>
                <w:bCs/>
              </w:rPr>
              <w:t>Current Version</w:t>
            </w:r>
          </w:p>
        </w:tc>
        <w:tc>
          <w:tcPr>
            <w:tcW w:w="7018" w:type="dxa"/>
          </w:tcPr>
          <w:p w14:paraId="3B06D39C" w14:textId="31B9D14F" w:rsidR="4DB866E5" w:rsidRDefault="677387B4" w:rsidP="707956CB">
            <w:pPr>
              <w:pStyle w:val="Tabletext"/>
              <w:jc w:val="both"/>
            </w:pPr>
            <w:r w:rsidRPr="707956CB">
              <w:t>1.0</w:t>
            </w:r>
          </w:p>
        </w:tc>
      </w:tr>
      <w:tr w:rsidR="4DB866E5" w14:paraId="5C0C0F20" w14:textId="77777777" w:rsidTr="35204A9E">
        <w:trPr>
          <w:trHeight w:val="300"/>
        </w:trPr>
        <w:tc>
          <w:tcPr>
            <w:tcW w:w="2304" w:type="dxa"/>
          </w:tcPr>
          <w:p w14:paraId="45E9B1DB" w14:textId="657FF252" w:rsidR="4DB866E5" w:rsidRDefault="4DB866E5" w:rsidP="4DB866E5">
            <w:pPr>
              <w:pStyle w:val="Tabletext"/>
              <w:rPr>
                <w:b/>
                <w:bCs/>
              </w:rPr>
            </w:pPr>
            <w:r w:rsidRPr="4DB866E5">
              <w:rPr>
                <w:b/>
                <w:bCs/>
              </w:rPr>
              <w:lastRenderedPageBreak/>
              <w:t>Date of First Version</w:t>
            </w:r>
          </w:p>
        </w:tc>
        <w:tc>
          <w:tcPr>
            <w:tcW w:w="7018" w:type="dxa"/>
          </w:tcPr>
          <w:p w14:paraId="4D07A3BA" w14:textId="1A0AE860" w:rsidR="4DB866E5" w:rsidRDefault="3D573881" w:rsidP="707956CB">
            <w:pPr>
              <w:pStyle w:val="Tabletext"/>
              <w:jc w:val="both"/>
            </w:pPr>
            <w:r w:rsidRPr="35204A9E">
              <w:t>4/</w:t>
            </w:r>
            <w:r w:rsidR="3B3FEF2C" w:rsidRPr="35204A9E">
              <w:t>0</w:t>
            </w:r>
            <w:r w:rsidRPr="35204A9E">
              <w:t>1/2026</w:t>
            </w:r>
          </w:p>
        </w:tc>
      </w:tr>
      <w:tr w:rsidR="4DB866E5" w14:paraId="7E062EC3" w14:textId="77777777" w:rsidTr="35204A9E">
        <w:trPr>
          <w:trHeight w:val="300"/>
        </w:trPr>
        <w:tc>
          <w:tcPr>
            <w:tcW w:w="2304" w:type="dxa"/>
          </w:tcPr>
          <w:p w14:paraId="656DEFDD" w14:textId="62004A3F" w:rsidR="4DB866E5" w:rsidRDefault="4DB866E5" w:rsidP="4DB866E5">
            <w:pPr>
              <w:pStyle w:val="Tabletext"/>
              <w:rPr>
                <w:b/>
                <w:bCs/>
              </w:rPr>
            </w:pPr>
            <w:r w:rsidRPr="4DB866E5">
              <w:rPr>
                <w:b/>
                <w:bCs/>
              </w:rPr>
              <w:t>Date of Current Version</w:t>
            </w:r>
          </w:p>
        </w:tc>
        <w:tc>
          <w:tcPr>
            <w:tcW w:w="7018" w:type="dxa"/>
          </w:tcPr>
          <w:p w14:paraId="5190FD6B" w14:textId="2F985980" w:rsidR="4DB866E5" w:rsidRDefault="0A78039B" w:rsidP="707956CB">
            <w:pPr>
              <w:pStyle w:val="Tabletext"/>
              <w:jc w:val="both"/>
            </w:pPr>
            <w:r w:rsidRPr="35204A9E">
              <w:t>4/</w:t>
            </w:r>
            <w:r w:rsidR="51F8B884" w:rsidRPr="35204A9E">
              <w:t>0</w:t>
            </w:r>
            <w:r w:rsidRPr="35204A9E">
              <w:t>1/2026</w:t>
            </w:r>
          </w:p>
        </w:tc>
      </w:tr>
      <w:tr w:rsidR="4DB866E5" w14:paraId="47065B7A" w14:textId="77777777" w:rsidTr="35204A9E">
        <w:trPr>
          <w:trHeight w:val="300"/>
        </w:trPr>
        <w:tc>
          <w:tcPr>
            <w:tcW w:w="2304" w:type="dxa"/>
          </w:tcPr>
          <w:p w14:paraId="05B388DD" w14:textId="1C932C9E" w:rsidR="4DB866E5" w:rsidRDefault="4DB866E5" w:rsidP="4DB866E5">
            <w:pPr>
              <w:pStyle w:val="Tabletext"/>
              <w:rPr>
                <w:b/>
                <w:bCs/>
              </w:rPr>
            </w:pPr>
            <w:r w:rsidRPr="4DB866E5">
              <w:rPr>
                <w:b/>
                <w:bCs/>
              </w:rPr>
              <w:t>Created By</w:t>
            </w:r>
          </w:p>
        </w:tc>
        <w:tc>
          <w:tcPr>
            <w:tcW w:w="7018" w:type="dxa"/>
          </w:tcPr>
          <w:p w14:paraId="600185B4" w14:textId="79AB9147" w:rsidR="4DB866E5" w:rsidRDefault="1FE80AF2" w:rsidP="707956CB">
            <w:pPr>
              <w:pStyle w:val="Tabletext"/>
              <w:jc w:val="both"/>
            </w:pPr>
            <w:r w:rsidRPr="707956CB">
              <w:t>Brady Bottari</w:t>
            </w:r>
          </w:p>
        </w:tc>
      </w:tr>
      <w:tr w:rsidR="4DB866E5" w14:paraId="66FF8068" w14:textId="77777777" w:rsidTr="35204A9E">
        <w:trPr>
          <w:trHeight w:val="300"/>
        </w:trPr>
        <w:tc>
          <w:tcPr>
            <w:tcW w:w="2304" w:type="dxa"/>
          </w:tcPr>
          <w:p w14:paraId="44B90DDA" w14:textId="21C5180E" w:rsidR="4DB866E5" w:rsidRDefault="4DB866E5" w:rsidP="4DB866E5">
            <w:pPr>
              <w:pStyle w:val="Tabletext"/>
              <w:rPr>
                <w:b/>
                <w:bCs/>
              </w:rPr>
            </w:pPr>
            <w:r w:rsidRPr="4DB866E5">
              <w:rPr>
                <w:b/>
                <w:bCs/>
              </w:rPr>
              <w:t>Last Update By</w:t>
            </w:r>
          </w:p>
        </w:tc>
        <w:tc>
          <w:tcPr>
            <w:tcW w:w="7018" w:type="dxa"/>
          </w:tcPr>
          <w:p w14:paraId="7B89CA1E" w14:textId="6A7648CD" w:rsidR="4DB866E5" w:rsidRDefault="769F2A72" w:rsidP="707956CB">
            <w:pPr>
              <w:pStyle w:val="Tabletext"/>
              <w:jc w:val="both"/>
            </w:pPr>
            <w:r w:rsidRPr="707956CB">
              <w:t>Brady Bottari</w:t>
            </w:r>
          </w:p>
        </w:tc>
      </w:tr>
      <w:tr w:rsidR="4DB866E5" w14:paraId="76698ABA" w14:textId="77777777" w:rsidTr="35204A9E">
        <w:trPr>
          <w:trHeight w:val="300"/>
        </w:trPr>
        <w:tc>
          <w:tcPr>
            <w:tcW w:w="2304" w:type="dxa"/>
          </w:tcPr>
          <w:p w14:paraId="0FB4E5EC" w14:textId="3764BCB2" w:rsidR="4DB866E5" w:rsidRDefault="4DB866E5" w:rsidP="4DB866E5">
            <w:pPr>
              <w:pStyle w:val="Tabletext"/>
              <w:rPr>
                <w:b/>
                <w:bCs/>
              </w:rPr>
            </w:pPr>
            <w:r w:rsidRPr="4DB866E5">
              <w:rPr>
                <w:b/>
                <w:bCs/>
              </w:rPr>
              <w:t>Approved By</w:t>
            </w:r>
          </w:p>
        </w:tc>
        <w:tc>
          <w:tcPr>
            <w:tcW w:w="7018" w:type="dxa"/>
          </w:tcPr>
          <w:p w14:paraId="58C6D253" w14:textId="2644EEC7" w:rsidR="4DB866E5" w:rsidRDefault="53A36E6D" w:rsidP="35204A9E">
            <w:pPr>
              <w:pStyle w:val="Tabletext"/>
              <w:jc w:val="both"/>
            </w:pPr>
            <w:r w:rsidRPr="35204A9E">
              <w:t>Ayesha Khan</w:t>
            </w:r>
          </w:p>
        </w:tc>
      </w:tr>
      <w:tr w:rsidR="4DB866E5" w14:paraId="4F77AB28" w14:textId="77777777" w:rsidTr="35204A9E">
        <w:trPr>
          <w:trHeight w:val="300"/>
        </w:trPr>
        <w:tc>
          <w:tcPr>
            <w:tcW w:w="2304" w:type="dxa"/>
          </w:tcPr>
          <w:p w14:paraId="6EA82BB7" w14:textId="49479B46" w:rsidR="4DB866E5" w:rsidRDefault="4DB866E5" w:rsidP="4DB866E5">
            <w:pPr>
              <w:pStyle w:val="Tabletext"/>
              <w:rPr>
                <w:b/>
                <w:bCs/>
              </w:rPr>
            </w:pPr>
            <w:r w:rsidRPr="4DB866E5">
              <w:rPr>
                <w:b/>
                <w:bCs/>
              </w:rPr>
              <w:t>The version of Software Under Test</w:t>
            </w:r>
          </w:p>
        </w:tc>
        <w:tc>
          <w:tcPr>
            <w:tcW w:w="7018" w:type="dxa"/>
          </w:tcPr>
          <w:p w14:paraId="1970D2F6" w14:textId="691CD4DD" w:rsidR="4DB866E5" w:rsidRDefault="7CFF2397" w:rsidP="707956CB">
            <w:pPr>
              <w:pStyle w:val="Tabletext"/>
              <w:jc w:val="both"/>
            </w:pPr>
            <w:r w:rsidRPr="707956CB">
              <w:t>1.0</w:t>
            </w:r>
          </w:p>
        </w:tc>
      </w:tr>
      <w:tr w:rsidR="4DB866E5" w14:paraId="2B575F4B" w14:textId="77777777" w:rsidTr="35204A9E">
        <w:trPr>
          <w:trHeight w:val="300"/>
        </w:trPr>
        <w:tc>
          <w:tcPr>
            <w:tcW w:w="2304" w:type="dxa"/>
            <w:tcBorders>
              <w:top w:val="single" w:sz="6" w:space="0" w:color="auto"/>
              <w:left w:val="single" w:sz="6" w:space="0" w:color="auto"/>
              <w:bottom w:val="single" w:sz="6" w:space="0" w:color="auto"/>
              <w:right w:val="single" w:sz="6" w:space="0" w:color="auto"/>
            </w:tcBorders>
          </w:tcPr>
          <w:p w14:paraId="04A77F8D" w14:textId="21F3C389" w:rsidR="4DB866E5" w:rsidRDefault="4DB866E5" w:rsidP="4DB866E5">
            <w:pPr>
              <w:pStyle w:val="Tabletext"/>
              <w:rPr>
                <w:b/>
                <w:bCs/>
              </w:rPr>
            </w:pPr>
            <w:r w:rsidRPr="4DB866E5">
              <w:rPr>
                <w:b/>
                <w:bCs/>
              </w:rPr>
              <w:t>Test Engineer to Conduct the Test</w:t>
            </w:r>
          </w:p>
        </w:tc>
        <w:tc>
          <w:tcPr>
            <w:tcW w:w="7018" w:type="dxa"/>
            <w:tcBorders>
              <w:top w:val="single" w:sz="6" w:space="0" w:color="auto"/>
              <w:left w:val="single" w:sz="6" w:space="0" w:color="auto"/>
              <w:bottom w:val="single" w:sz="6" w:space="0" w:color="auto"/>
              <w:right w:val="single" w:sz="6" w:space="0" w:color="auto"/>
            </w:tcBorders>
          </w:tcPr>
          <w:p w14:paraId="47774FD7" w14:textId="38A14CFD" w:rsidR="4DB866E5" w:rsidRDefault="1F837D58" w:rsidP="707956CB">
            <w:pPr>
              <w:pStyle w:val="Tabletext"/>
              <w:jc w:val="both"/>
            </w:pPr>
            <w:r w:rsidRPr="35204A9E">
              <w:t>Brady Bottari</w:t>
            </w:r>
          </w:p>
        </w:tc>
      </w:tr>
      <w:tr w:rsidR="4DB866E5" w14:paraId="7F14238C" w14:textId="77777777" w:rsidTr="35204A9E">
        <w:trPr>
          <w:trHeight w:val="300"/>
        </w:trPr>
        <w:tc>
          <w:tcPr>
            <w:tcW w:w="2304" w:type="dxa"/>
            <w:tcBorders>
              <w:top w:val="single" w:sz="6" w:space="0" w:color="auto"/>
              <w:left w:val="single" w:sz="6" w:space="0" w:color="auto"/>
              <w:bottom w:val="single" w:sz="6" w:space="0" w:color="auto"/>
              <w:right w:val="single" w:sz="6" w:space="0" w:color="auto"/>
            </w:tcBorders>
          </w:tcPr>
          <w:p w14:paraId="4DA97A9F" w14:textId="037EA804" w:rsidR="4DB866E5" w:rsidRDefault="4DB866E5" w:rsidP="4DB866E5">
            <w:pPr>
              <w:pStyle w:val="Tabletext"/>
              <w:rPr>
                <w:b/>
                <w:bCs/>
              </w:rPr>
            </w:pPr>
            <w:r w:rsidRPr="4DB866E5">
              <w:rPr>
                <w:b/>
                <w:bCs/>
              </w:rPr>
              <w:t>List of Test Support Software</w:t>
            </w:r>
          </w:p>
        </w:tc>
        <w:tc>
          <w:tcPr>
            <w:tcW w:w="7018" w:type="dxa"/>
            <w:tcBorders>
              <w:top w:val="single" w:sz="6" w:space="0" w:color="auto"/>
              <w:left w:val="single" w:sz="6" w:space="0" w:color="auto"/>
              <w:bottom w:val="single" w:sz="6" w:space="0" w:color="auto"/>
              <w:right w:val="single" w:sz="6" w:space="0" w:color="auto"/>
            </w:tcBorders>
          </w:tcPr>
          <w:p w14:paraId="7B2B7911" w14:textId="3E9EC51F" w:rsidR="4DB866E5" w:rsidRDefault="14095B67" w:rsidP="707956CB">
            <w:pPr>
              <w:pStyle w:val="Tabletext"/>
              <w:jc w:val="both"/>
            </w:pPr>
            <w:proofErr w:type="spellStart"/>
            <w:r w:rsidRPr="35204A9E">
              <w:t>PyTest</w:t>
            </w:r>
            <w:proofErr w:type="spellEnd"/>
          </w:p>
        </w:tc>
      </w:tr>
      <w:tr w:rsidR="4DB866E5" w14:paraId="4FA1511F" w14:textId="77777777" w:rsidTr="35204A9E">
        <w:trPr>
          <w:trHeight w:val="300"/>
        </w:trPr>
        <w:tc>
          <w:tcPr>
            <w:tcW w:w="2304" w:type="dxa"/>
            <w:tcBorders>
              <w:top w:val="single" w:sz="6" w:space="0" w:color="auto"/>
              <w:left w:val="single" w:sz="6" w:space="0" w:color="auto"/>
              <w:bottom w:val="single" w:sz="6" w:space="0" w:color="auto"/>
              <w:right w:val="single" w:sz="6" w:space="0" w:color="auto"/>
            </w:tcBorders>
          </w:tcPr>
          <w:p w14:paraId="4F4E5B97" w14:textId="2620AC13" w:rsidR="4DB866E5" w:rsidRDefault="4DB866E5" w:rsidP="4DB866E5">
            <w:pPr>
              <w:pStyle w:val="Tabletext"/>
              <w:rPr>
                <w:b/>
                <w:bCs/>
              </w:rPr>
            </w:pPr>
            <w:r w:rsidRPr="4DB866E5">
              <w:rPr>
                <w:b/>
                <w:bCs/>
              </w:rPr>
              <w:t>List of Test Support Hardware</w:t>
            </w:r>
          </w:p>
        </w:tc>
        <w:tc>
          <w:tcPr>
            <w:tcW w:w="7018" w:type="dxa"/>
            <w:tcBorders>
              <w:top w:val="single" w:sz="6" w:space="0" w:color="auto"/>
              <w:left w:val="single" w:sz="6" w:space="0" w:color="auto"/>
              <w:bottom w:val="single" w:sz="6" w:space="0" w:color="auto"/>
              <w:right w:val="single" w:sz="6" w:space="0" w:color="auto"/>
            </w:tcBorders>
          </w:tcPr>
          <w:p w14:paraId="1D4F34CB" w14:textId="588BF34D" w:rsidR="4DB866E5" w:rsidRDefault="655BCC92" w:rsidP="707956CB">
            <w:pPr>
              <w:pStyle w:val="Tabletext"/>
              <w:jc w:val="both"/>
            </w:pPr>
            <w:r w:rsidRPr="35204A9E">
              <w:t>N</w:t>
            </w:r>
            <w:r w:rsidR="3E53A43B" w:rsidRPr="35204A9E">
              <w:t>/A</w:t>
            </w:r>
          </w:p>
        </w:tc>
      </w:tr>
    </w:tbl>
    <w:p w14:paraId="51658DA5" w14:textId="544AE7D8" w:rsidR="4DB866E5" w:rsidRDefault="4DB866E5" w:rsidP="4DB866E5">
      <w:pPr>
        <w:rPr>
          <w:lang w:val="en-GB"/>
        </w:rPr>
      </w:pPr>
    </w:p>
    <w:p w14:paraId="5CDA8688" w14:textId="0B2416CD" w:rsidR="47A3FC64" w:rsidRDefault="47A3FC64" w:rsidP="4DB866E5">
      <w:pPr>
        <w:rPr>
          <w:b/>
          <w:bCs/>
          <w:lang w:val="en-GB"/>
        </w:rPr>
      </w:pPr>
      <w:commentRangeStart w:id="49"/>
      <w:r w:rsidRPr="35204A9E">
        <w:rPr>
          <w:b/>
          <w:bCs/>
          <w:lang w:val="en-GB"/>
        </w:rPr>
        <w:t xml:space="preserve">Test Case </w:t>
      </w:r>
      <w:r w:rsidR="36D81F01" w:rsidRPr="35204A9E">
        <w:rPr>
          <w:b/>
          <w:bCs/>
          <w:lang w:val="en-GB"/>
        </w:rPr>
        <w:t>5</w:t>
      </w:r>
      <w:r w:rsidRPr="35204A9E">
        <w:rPr>
          <w:b/>
          <w:bCs/>
          <w:lang w:val="en-GB"/>
        </w:rPr>
        <w:t xml:space="preserve"> Scenario</w:t>
      </w:r>
      <w:commentRangeEnd w:id="49"/>
      <w:r w:rsidR="0012265A">
        <w:rPr>
          <w:rStyle w:val="CommentReference"/>
        </w:rPr>
        <w:commentReference w:id="49"/>
      </w:r>
    </w:p>
    <w:tbl>
      <w:tblPr>
        <w:tblStyle w:val="TableGrid"/>
        <w:tblW w:w="0" w:type="auto"/>
        <w:tblLook w:val="04A0" w:firstRow="1" w:lastRow="0" w:firstColumn="1" w:lastColumn="0" w:noHBand="0" w:noVBand="1"/>
      </w:tblPr>
      <w:tblGrid>
        <w:gridCol w:w="959"/>
        <w:gridCol w:w="2551"/>
        <w:gridCol w:w="2552"/>
        <w:gridCol w:w="3260"/>
      </w:tblGrid>
      <w:tr w:rsidR="4DB866E5" w14:paraId="45A04ACA" w14:textId="77777777" w:rsidTr="35204A9E">
        <w:trPr>
          <w:trHeight w:val="300"/>
        </w:trPr>
        <w:tc>
          <w:tcPr>
            <w:tcW w:w="959" w:type="dxa"/>
          </w:tcPr>
          <w:p w14:paraId="1381E386" w14:textId="27F55229" w:rsidR="4DB866E5" w:rsidRDefault="4DB866E5" w:rsidP="4DB866E5">
            <w:pPr>
              <w:rPr>
                <w:lang w:val="en-GB"/>
              </w:rPr>
            </w:pPr>
            <w:r w:rsidRPr="4DB866E5">
              <w:rPr>
                <w:lang w:val="en-GB"/>
              </w:rPr>
              <w:t>Test Step Number</w:t>
            </w:r>
          </w:p>
        </w:tc>
        <w:tc>
          <w:tcPr>
            <w:tcW w:w="2551" w:type="dxa"/>
          </w:tcPr>
          <w:p w14:paraId="58B496FC" w14:textId="29950311" w:rsidR="4DB866E5" w:rsidRDefault="4DB866E5" w:rsidP="4DB866E5">
            <w:pPr>
              <w:rPr>
                <w:lang w:val="en-GB"/>
              </w:rPr>
            </w:pPr>
            <w:r w:rsidRPr="4DB866E5">
              <w:rPr>
                <w:lang w:val="en-GB"/>
              </w:rPr>
              <w:t>Input</w:t>
            </w:r>
          </w:p>
        </w:tc>
        <w:tc>
          <w:tcPr>
            <w:tcW w:w="2552" w:type="dxa"/>
          </w:tcPr>
          <w:p w14:paraId="3CA58BEF" w14:textId="00B8DB59" w:rsidR="4DB866E5" w:rsidRDefault="4DB866E5" w:rsidP="4DB866E5">
            <w:pPr>
              <w:rPr>
                <w:lang w:val="en-GB"/>
              </w:rPr>
            </w:pPr>
            <w:r w:rsidRPr="4DB866E5">
              <w:rPr>
                <w:lang w:val="en-GB"/>
              </w:rPr>
              <w:t>Expected</w:t>
            </w:r>
          </w:p>
        </w:tc>
        <w:tc>
          <w:tcPr>
            <w:tcW w:w="3260" w:type="dxa"/>
          </w:tcPr>
          <w:p w14:paraId="1BA7BF9A" w14:textId="394DD134" w:rsidR="4DB866E5" w:rsidRDefault="4DB866E5" w:rsidP="4DB866E5">
            <w:pPr>
              <w:rPr>
                <w:lang w:val="en-GB"/>
              </w:rPr>
            </w:pPr>
            <w:r w:rsidRPr="4DB866E5">
              <w:rPr>
                <w:lang w:val="en-GB"/>
              </w:rPr>
              <w:t>Result (Pass/Fail)</w:t>
            </w:r>
          </w:p>
        </w:tc>
      </w:tr>
      <w:tr w:rsidR="4DB866E5" w14:paraId="4EC5A4A6" w14:textId="77777777" w:rsidTr="35204A9E">
        <w:trPr>
          <w:trHeight w:val="300"/>
        </w:trPr>
        <w:tc>
          <w:tcPr>
            <w:tcW w:w="959" w:type="dxa"/>
          </w:tcPr>
          <w:p w14:paraId="54514E69" w14:textId="6FFCECAB" w:rsidR="4DB866E5" w:rsidRDefault="4DB866E5" w:rsidP="4DB866E5">
            <w:pPr>
              <w:rPr>
                <w:lang w:val="en-GB"/>
              </w:rPr>
            </w:pPr>
            <w:r w:rsidRPr="4DB866E5">
              <w:rPr>
                <w:lang w:val="en-GB"/>
              </w:rPr>
              <w:t>1</w:t>
            </w:r>
          </w:p>
        </w:tc>
        <w:tc>
          <w:tcPr>
            <w:tcW w:w="2551" w:type="dxa"/>
          </w:tcPr>
          <w:p w14:paraId="3555A1DE" w14:textId="2B54582E" w:rsidR="4DB866E5" w:rsidRDefault="1812D5D0" w:rsidP="35204A9E">
            <w:pPr>
              <w:pStyle w:val="Tabletext"/>
              <w:jc w:val="both"/>
              <w:rPr>
                <w:i/>
                <w:iCs/>
                <w:lang w:val="en-GB"/>
              </w:rPr>
            </w:pPr>
            <w:r w:rsidRPr="35204A9E">
              <w:t>The user clicks on “Logout”.</w:t>
            </w:r>
            <w:r w:rsidR="53824878" w:rsidRPr="35204A9E">
              <w:t xml:space="preserve"> </w:t>
            </w:r>
          </w:p>
        </w:tc>
        <w:tc>
          <w:tcPr>
            <w:tcW w:w="2552" w:type="dxa"/>
          </w:tcPr>
          <w:p w14:paraId="43A9E235" w14:textId="2FC385F1" w:rsidR="4DB866E5" w:rsidRDefault="2CD87EC6" w:rsidP="35204A9E">
            <w:pPr>
              <w:pStyle w:val="Tabletext"/>
              <w:jc w:val="both"/>
              <w:rPr>
                <w:lang w:val="en-GB"/>
              </w:rPr>
            </w:pPr>
            <w:r w:rsidRPr="35204A9E">
              <w:t xml:space="preserve">The system displays an output message to confirm that the user wants to log out. </w:t>
            </w:r>
          </w:p>
        </w:tc>
        <w:tc>
          <w:tcPr>
            <w:tcW w:w="3260" w:type="dxa"/>
          </w:tcPr>
          <w:p w14:paraId="44629E5E" w14:textId="3FE36825" w:rsidR="4DB866E5" w:rsidRDefault="5C7B11E1" w:rsidP="35204A9E">
            <w:pPr>
              <w:pStyle w:val="Tabletext"/>
              <w:jc w:val="both"/>
              <w:rPr>
                <w:i/>
                <w:iCs/>
                <w:lang w:val="en-GB"/>
              </w:rPr>
            </w:pPr>
            <w:r w:rsidRPr="35204A9E">
              <w:t>Pass</w:t>
            </w:r>
          </w:p>
        </w:tc>
      </w:tr>
      <w:tr w:rsidR="4DB866E5" w14:paraId="230018BA" w14:textId="77777777" w:rsidTr="35204A9E">
        <w:trPr>
          <w:trHeight w:val="300"/>
        </w:trPr>
        <w:tc>
          <w:tcPr>
            <w:tcW w:w="959" w:type="dxa"/>
          </w:tcPr>
          <w:p w14:paraId="493ACE50" w14:textId="5510476B" w:rsidR="4DB866E5" w:rsidRDefault="4DB866E5" w:rsidP="4DB866E5">
            <w:pPr>
              <w:rPr>
                <w:lang w:val="en-GB"/>
              </w:rPr>
            </w:pPr>
            <w:r w:rsidRPr="4DB866E5">
              <w:rPr>
                <w:lang w:val="en-GB"/>
              </w:rPr>
              <w:t>2</w:t>
            </w:r>
          </w:p>
        </w:tc>
        <w:tc>
          <w:tcPr>
            <w:tcW w:w="2551" w:type="dxa"/>
          </w:tcPr>
          <w:p w14:paraId="4795DE1A" w14:textId="7752D6C8" w:rsidR="4DB866E5" w:rsidRDefault="493DA772" w:rsidP="35204A9E">
            <w:pPr>
              <w:jc w:val="both"/>
            </w:pPr>
            <w:r w:rsidRPr="35204A9E">
              <w:rPr>
                <w:lang w:val="en-GB"/>
              </w:rPr>
              <w:t xml:space="preserve">The user confirms the logout. </w:t>
            </w:r>
          </w:p>
        </w:tc>
        <w:tc>
          <w:tcPr>
            <w:tcW w:w="2552" w:type="dxa"/>
          </w:tcPr>
          <w:p w14:paraId="7FE05D80" w14:textId="41EF14F0" w:rsidR="4DB866E5" w:rsidRDefault="493DA772" w:rsidP="35204A9E">
            <w:pPr>
              <w:jc w:val="both"/>
              <w:rPr>
                <w:lang w:val="en-GB"/>
              </w:rPr>
            </w:pPr>
            <w:r w:rsidRPr="35204A9E">
              <w:rPr>
                <w:lang w:val="en-GB"/>
              </w:rPr>
              <w:t xml:space="preserve">The system </w:t>
            </w:r>
            <w:r w:rsidR="345F798C" w:rsidRPr="35204A9E">
              <w:rPr>
                <w:lang w:val="en-GB"/>
              </w:rPr>
              <w:t xml:space="preserve">ends the user’s session and </w:t>
            </w:r>
            <w:r w:rsidRPr="35204A9E">
              <w:rPr>
                <w:lang w:val="en-GB"/>
              </w:rPr>
              <w:t>logs the user out of the system.</w:t>
            </w:r>
          </w:p>
        </w:tc>
        <w:tc>
          <w:tcPr>
            <w:tcW w:w="3260" w:type="dxa"/>
          </w:tcPr>
          <w:p w14:paraId="6AB3144B" w14:textId="793C6B51" w:rsidR="4DB866E5" w:rsidRDefault="05357086" w:rsidP="707956CB">
            <w:pPr>
              <w:jc w:val="both"/>
              <w:rPr>
                <w:lang w:val="en-GB"/>
              </w:rPr>
            </w:pPr>
            <w:r w:rsidRPr="707956CB">
              <w:rPr>
                <w:lang w:val="en-GB"/>
              </w:rPr>
              <w:t>Pass</w:t>
            </w:r>
          </w:p>
        </w:tc>
      </w:tr>
      <w:tr w:rsidR="4DB866E5" w14:paraId="24179005" w14:textId="77777777" w:rsidTr="35204A9E">
        <w:trPr>
          <w:trHeight w:val="300"/>
        </w:trPr>
        <w:tc>
          <w:tcPr>
            <w:tcW w:w="959" w:type="dxa"/>
          </w:tcPr>
          <w:p w14:paraId="0D5DE417" w14:textId="6C90B1E7" w:rsidR="4DB866E5" w:rsidRDefault="4DB866E5" w:rsidP="4DB866E5">
            <w:pPr>
              <w:rPr>
                <w:lang w:val="en-GB"/>
              </w:rPr>
            </w:pPr>
            <w:r w:rsidRPr="4DB866E5">
              <w:rPr>
                <w:lang w:val="en-GB"/>
              </w:rPr>
              <w:t>3</w:t>
            </w:r>
          </w:p>
        </w:tc>
        <w:tc>
          <w:tcPr>
            <w:tcW w:w="2551" w:type="dxa"/>
          </w:tcPr>
          <w:p w14:paraId="2362ACF3" w14:textId="66C93FE6" w:rsidR="4DB866E5" w:rsidRDefault="7CA073DF" w:rsidP="35204A9E">
            <w:pPr>
              <w:jc w:val="both"/>
              <w:rPr>
                <w:lang w:val="en-GB"/>
              </w:rPr>
            </w:pPr>
            <w:r w:rsidRPr="35204A9E">
              <w:rPr>
                <w:lang w:val="en-GB"/>
              </w:rPr>
              <w:t>The use</w:t>
            </w:r>
            <w:r w:rsidR="11D42D64" w:rsidRPr="35204A9E">
              <w:rPr>
                <w:lang w:val="en-GB"/>
              </w:rPr>
              <w:t xml:space="preserve">r </w:t>
            </w:r>
            <w:r w:rsidR="52CBF8A1" w:rsidRPr="35204A9E">
              <w:rPr>
                <w:lang w:val="en-GB"/>
              </w:rPr>
              <w:t>clicks exit.</w:t>
            </w:r>
          </w:p>
        </w:tc>
        <w:tc>
          <w:tcPr>
            <w:tcW w:w="2552" w:type="dxa"/>
          </w:tcPr>
          <w:p w14:paraId="72833A98" w14:textId="18FD2AF3" w:rsidR="4DB866E5" w:rsidRDefault="52CBF8A1" w:rsidP="35204A9E">
            <w:pPr>
              <w:jc w:val="both"/>
              <w:rPr>
                <w:lang w:val="en-GB"/>
              </w:rPr>
            </w:pPr>
            <w:r w:rsidRPr="35204A9E">
              <w:rPr>
                <w:lang w:val="en-GB"/>
              </w:rPr>
              <w:t>The system closes the application.</w:t>
            </w:r>
          </w:p>
        </w:tc>
        <w:tc>
          <w:tcPr>
            <w:tcW w:w="3260" w:type="dxa"/>
          </w:tcPr>
          <w:p w14:paraId="534A5C0C" w14:textId="579EFCE0" w:rsidR="4DB866E5" w:rsidRDefault="05357086" w:rsidP="707956CB">
            <w:pPr>
              <w:jc w:val="both"/>
              <w:rPr>
                <w:lang w:val="en-GB"/>
              </w:rPr>
            </w:pPr>
            <w:r w:rsidRPr="707956CB">
              <w:rPr>
                <w:lang w:val="en-GB"/>
              </w:rPr>
              <w:t>Pass</w:t>
            </w:r>
          </w:p>
        </w:tc>
      </w:tr>
    </w:tbl>
    <w:p w14:paraId="5FCE22EF" w14:textId="749CA530" w:rsidR="4DB866E5" w:rsidRDefault="4DB866E5" w:rsidP="4DB866E5"/>
    <w:p w14:paraId="36D6E616" w14:textId="611A52F9" w:rsidR="4DB866E5" w:rsidRDefault="4DB866E5" w:rsidP="707956CB">
      <w:pPr>
        <w:rPr>
          <w:lang w:val="en-GB"/>
        </w:rPr>
      </w:pPr>
    </w:p>
    <w:p w14:paraId="4AFBB9E1" w14:textId="6174911D" w:rsidR="4DB866E5" w:rsidRDefault="4DB866E5" w:rsidP="4DB866E5">
      <w:pPr>
        <w:rPr>
          <w:lang w:val="en-GB"/>
        </w:rPr>
      </w:pPr>
    </w:p>
    <w:p w14:paraId="45762758" w14:textId="0A5A386A" w:rsidR="4DB866E5" w:rsidRDefault="4DB866E5" w:rsidP="4DB866E5">
      <w:pPr>
        <w:rPr>
          <w:lang w:val="en-GB"/>
        </w:rPr>
      </w:pPr>
    </w:p>
    <w:sectPr w:rsidR="4DB866E5">
      <w:pgSz w:w="12240" w:h="15840" w:code="1"/>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viewer" w:date="2026-04-19T12:34:00Z" w:initials="R">
    <w:p w14:paraId="472AB61D" w14:textId="77777777" w:rsidR="00B122B1" w:rsidRDefault="00A5609A" w:rsidP="00B122B1">
      <w:pPr>
        <w:pStyle w:val="CommentText"/>
      </w:pPr>
      <w:r>
        <w:rPr>
          <w:rStyle w:val="CommentReference"/>
        </w:rPr>
        <w:annotationRef/>
      </w:r>
      <w:r w:rsidR="00B122B1">
        <w:rPr>
          <w:color w:val="000000"/>
          <w:highlight w:val="white"/>
        </w:rPr>
        <w:t>The grade is for feedback purposes. Your final grade will be based on your final delivery.</w:t>
      </w:r>
      <w:r w:rsidR="00B122B1">
        <w:rPr>
          <w:color w:val="000000"/>
          <w:highlight w:val="white"/>
        </w:rPr>
        <w:br/>
      </w:r>
      <w:r w:rsidR="00B122B1">
        <w:rPr>
          <w:color w:val="000000"/>
          <w:highlight w:val="white"/>
        </w:rPr>
        <w:br/>
        <w:t>Please find the following feedback to improve this artifact and guide you in future artifacts. </w:t>
      </w:r>
      <w:r w:rsidR="00B122B1">
        <w:rPr>
          <w:color w:val="000000"/>
          <w:highlight w:val="white"/>
        </w:rPr>
        <w:br/>
      </w:r>
      <w:r w:rsidR="00B122B1">
        <w:rPr>
          <w:color w:val="000000"/>
          <w:highlight w:val="white"/>
        </w:rPr>
        <w:br/>
        <w:t>Please make sure you review the "Team Project Artifacts Common Errors" document in the Canvas "Team Project Experience Document Templates" Module. Reviewing this document will help avoid the common issues in your artifacts and develop higher-quality artifacts.</w:t>
      </w:r>
      <w:r w:rsidR="00B122B1">
        <w:rPr>
          <w:color w:val="000000"/>
          <w:highlight w:val="white"/>
        </w:rPr>
        <w:br/>
      </w:r>
      <w:r w:rsidR="00B122B1">
        <w:rPr>
          <w:color w:val="000000"/>
          <w:highlight w:val="white"/>
        </w:rPr>
        <w:br/>
        <w:t>The document is in the right direction. </w:t>
      </w:r>
      <w:r w:rsidR="00B122B1">
        <w:t>However, the tests seem inadequate for testing an application, such as a trading app.</w:t>
      </w:r>
    </w:p>
    <w:p w14:paraId="4C99474F" w14:textId="77777777" w:rsidR="00B122B1" w:rsidRDefault="00B122B1" w:rsidP="00B122B1">
      <w:pPr>
        <w:pStyle w:val="CommentText"/>
      </w:pPr>
    </w:p>
    <w:p w14:paraId="2F517432" w14:textId="77777777" w:rsidR="00B122B1" w:rsidRDefault="00B122B1" w:rsidP="00B122B1">
      <w:pPr>
        <w:pStyle w:val="CommentText"/>
      </w:pPr>
      <w:r>
        <w:t>C4. The document checklist should be completed as a result of a diligent quality assurance process. The current document is still marked as “Not Ready for Release”. The quality assurance process reflects the team’s vision for quality. Please utilize the checklist to ensure a good quality process is adopted.</w:t>
      </w:r>
    </w:p>
    <w:p w14:paraId="62E37B7A" w14:textId="77777777" w:rsidR="00B122B1" w:rsidRDefault="00B122B1" w:rsidP="00B122B1">
      <w:pPr>
        <w:pStyle w:val="CommentText"/>
      </w:pPr>
    </w:p>
    <w:p w14:paraId="4C04E4F1" w14:textId="77777777" w:rsidR="00B122B1" w:rsidRDefault="00B122B1" w:rsidP="00B122B1">
      <w:pPr>
        <w:pStyle w:val="CommentText"/>
      </w:pPr>
      <w:r>
        <w:t>C12. The definitions, acronyms, and abbreviations sections do not have any entries or include very common terms. Please try to add project-specific terms to help understand the project content.</w:t>
      </w:r>
    </w:p>
    <w:p w14:paraId="72CFC16C" w14:textId="77777777" w:rsidR="00B122B1" w:rsidRDefault="00B122B1" w:rsidP="00B122B1">
      <w:pPr>
        <w:pStyle w:val="CommentText"/>
      </w:pPr>
    </w:p>
    <w:p w14:paraId="273C3E34" w14:textId="77777777" w:rsidR="00B122B1" w:rsidRDefault="00B122B1" w:rsidP="00B122B1">
      <w:pPr>
        <w:pStyle w:val="CommentText"/>
      </w:pPr>
      <w:r>
        <w:rPr>
          <w:color w:val="000000"/>
          <w:highlight w:val="white"/>
        </w:rPr>
        <w:t>STD1. There are not an adequate number of test cases. Review the project description document to ensure an adequate number of test cases are included. Commonly, there is at least one test case for each use case</w:t>
      </w:r>
      <w:r>
        <w:t>.</w:t>
      </w:r>
    </w:p>
    <w:p w14:paraId="4D2B0F01" w14:textId="77777777" w:rsidR="00B122B1" w:rsidRDefault="00B122B1" w:rsidP="00B122B1">
      <w:pPr>
        <w:pStyle w:val="CommentText"/>
      </w:pPr>
    </w:p>
    <w:p w14:paraId="07EB8976" w14:textId="77777777" w:rsidR="00B122B1" w:rsidRDefault="00B122B1" w:rsidP="00B122B1">
      <w:pPr>
        <w:pStyle w:val="CommentText"/>
      </w:pPr>
      <w:r>
        <w:rPr>
          <w:color w:val="000000"/>
        </w:rPr>
        <w:t>STD12. A test case with a very few number of steps would not achieve the purpose of writing the case, as the overhead for the test case becomes high. If only a few steps are there, these steps may be incorporated into other test cases. Please expand the steps in the test cases to achieve the purpose.</w:t>
      </w:r>
      <w:r>
        <w:t xml:space="preserve"> </w:t>
      </w:r>
    </w:p>
    <w:p w14:paraId="72051D26" w14:textId="77777777" w:rsidR="00B122B1" w:rsidRDefault="00B122B1" w:rsidP="00B122B1">
      <w:pPr>
        <w:pStyle w:val="CommentText"/>
      </w:pPr>
    </w:p>
    <w:p w14:paraId="66C2C4A5" w14:textId="77777777" w:rsidR="00B122B1" w:rsidRDefault="00B122B1" w:rsidP="00B122B1">
      <w:pPr>
        <w:pStyle w:val="CommentText"/>
      </w:pPr>
      <w:r>
        <w:t>Best of luck with the project!</w:t>
      </w:r>
    </w:p>
  </w:comment>
  <w:comment w:id="2" w:author="Reviewer" w:date="2026-04-19T12:35:00Z" w:initials="R">
    <w:p w14:paraId="0562A86C" w14:textId="272C27FD" w:rsidR="009D1F45" w:rsidRDefault="009D1F45" w:rsidP="009D1F45">
      <w:pPr>
        <w:pStyle w:val="CommentText"/>
      </w:pPr>
      <w:r>
        <w:rPr>
          <w:rStyle w:val="CommentReference"/>
        </w:rPr>
        <w:annotationRef/>
      </w:r>
      <w:r>
        <w:t>C4. The document checklist should be completed as a result of a diligent quality assurance process. The current document is still marked as “Not Ready for Release”. The quality assurance process reflects the team’s vision for quality. Please utilize the checklist to ensure a good quality process is adopted.</w:t>
      </w:r>
    </w:p>
    <w:p w14:paraId="34E3E671" w14:textId="77777777" w:rsidR="009D1F45" w:rsidRDefault="009D1F45" w:rsidP="009D1F45">
      <w:pPr>
        <w:pStyle w:val="CommentText"/>
      </w:pPr>
    </w:p>
    <w:p w14:paraId="5B149512" w14:textId="77777777" w:rsidR="009D1F45" w:rsidRDefault="009D1F45" w:rsidP="009D1F45">
      <w:pPr>
        <w:pStyle w:val="CommentText"/>
      </w:pPr>
      <w:r>
        <w:t>Is the documents not ready for release?</w:t>
      </w:r>
    </w:p>
  </w:comment>
  <w:comment w:id="3" w:author="Reviewer" w:date="2026-04-20T03:27:00Z" w:initials="Reviewer">
    <w:p w14:paraId="64EAE77F" w14:textId="77777777" w:rsidR="00B122B1" w:rsidRDefault="00B122B1" w:rsidP="00B122B1">
      <w:pPr>
        <w:pStyle w:val="CommentText"/>
      </w:pPr>
      <w:r>
        <w:rPr>
          <w:rStyle w:val="CommentReference"/>
        </w:rPr>
        <w:annotationRef/>
      </w:r>
      <w:r>
        <w:t>Please use regular font.</w:t>
      </w:r>
    </w:p>
  </w:comment>
  <w:comment w:id="10" w:author="Reviewer" w:date="2026-04-19T12:38:00Z" w:initials="R">
    <w:p w14:paraId="03118A2D" w14:textId="4CABC9F0" w:rsidR="004C7AA0" w:rsidRDefault="004C7AA0" w:rsidP="004C7AA0">
      <w:pPr>
        <w:pStyle w:val="CommentText"/>
      </w:pPr>
      <w:r>
        <w:rPr>
          <w:rStyle w:val="CommentReference"/>
        </w:rPr>
        <w:annotationRef/>
      </w:r>
      <w:r>
        <w:t>Good Section</w:t>
      </w:r>
    </w:p>
  </w:comment>
  <w:comment w:id="13" w:author="Reviewer" w:date="2026-04-20T03:28:00Z" w:initials="Reviewer">
    <w:p w14:paraId="756ED426" w14:textId="77777777" w:rsidR="00B122B1" w:rsidRDefault="00B122B1" w:rsidP="00B122B1">
      <w:pPr>
        <w:pStyle w:val="CommentText"/>
      </w:pPr>
      <w:r>
        <w:rPr>
          <w:rStyle w:val="CommentReference"/>
        </w:rPr>
        <w:annotationRef/>
      </w:r>
      <w:r>
        <w:t>There is no need to specify what is not covered.</w:t>
      </w:r>
    </w:p>
  </w:comment>
  <w:comment w:id="18" w:author="Reviewer" w:date="2026-04-19T12:45:00Z" w:initials="R">
    <w:p w14:paraId="0E11BF51" w14:textId="3BF3E198" w:rsidR="00F5094D" w:rsidRDefault="00F5094D" w:rsidP="00F5094D">
      <w:pPr>
        <w:pStyle w:val="CommentText"/>
      </w:pPr>
      <w:r>
        <w:rPr>
          <w:rStyle w:val="CommentReference"/>
        </w:rPr>
        <w:annotationRef/>
      </w:r>
      <w:r>
        <w:rPr>
          <w:color w:val="242424"/>
          <w:highlight w:val="white"/>
        </w:rPr>
        <w:t>There is no need for italic text.</w:t>
      </w:r>
      <w:r>
        <w:t xml:space="preserve"> </w:t>
      </w:r>
    </w:p>
  </w:comment>
  <w:comment w:id="19" w:author="Reviewer" w:date="2026-04-20T03:28:00Z" w:initials="Reviewer">
    <w:p w14:paraId="16226A46" w14:textId="77777777" w:rsidR="00B122B1" w:rsidRDefault="00B122B1" w:rsidP="00B122B1">
      <w:pPr>
        <w:pStyle w:val="CommentText"/>
      </w:pPr>
      <w:r>
        <w:rPr>
          <w:rStyle w:val="CommentReference"/>
        </w:rPr>
        <w:annotationRef/>
      </w:r>
      <w:r>
        <w:t>Please check the latest version of PDD from Canvas.</w:t>
      </w:r>
    </w:p>
  </w:comment>
  <w:comment w:id="21" w:author="Reviewer" w:date="2026-04-20T03:28:00Z" w:initials="Reviewer">
    <w:p w14:paraId="75D45D00" w14:textId="77777777" w:rsidR="00B122B1" w:rsidRDefault="00B122B1" w:rsidP="00B122B1">
      <w:pPr>
        <w:pStyle w:val="CommentText"/>
      </w:pPr>
      <w:r>
        <w:rPr>
          <w:rStyle w:val="CommentReference"/>
        </w:rPr>
        <w:annotationRef/>
      </w:r>
      <w:r>
        <w:t>C12. The definitions, acronyms, and abbreviations sections do not have any entries or include very common terms. Please try to add project-specific terms to help understand the project content.</w:t>
      </w:r>
    </w:p>
  </w:comment>
  <w:comment w:id="27" w:author="Reviewer" w:date="2026-04-19T12:49:00Z" w:initials="R">
    <w:p w14:paraId="6E72BBD8" w14:textId="63C167D8" w:rsidR="001E0CB2" w:rsidRDefault="001E0CB2" w:rsidP="001E0CB2">
      <w:pPr>
        <w:pStyle w:val="CommentText"/>
      </w:pPr>
      <w:r>
        <w:rPr>
          <w:rStyle w:val="CommentReference"/>
        </w:rPr>
        <w:annotationRef/>
      </w:r>
      <w:r>
        <w:rPr>
          <w:color w:val="242424"/>
          <w:highlight w:val="white"/>
        </w:rPr>
        <w:t>There are five test cases in the appendices.</w:t>
      </w:r>
    </w:p>
    <w:p w14:paraId="429D5264" w14:textId="77777777" w:rsidR="001E0CB2" w:rsidRDefault="001E0CB2" w:rsidP="001E0CB2">
      <w:pPr>
        <w:pStyle w:val="CommentText"/>
      </w:pPr>
    </w:p>
    <w:p w14:paraId="41295ECE" w14:textId="77777777" w:rsidR="001E0CB2" w:rsidRDefault="001E0CB2" w:rsidP="001E0CB2">
      <w:pPr>
        <w:pStyle w:val="CommentText"/>
      </w:pPr>
      <w:r>
        <w:rPr>
          <w:color w:val="242424"/>
          <w:highlight w:val="white"/>
        </w:rPr>
        <w:t>Trading requires significant testing. Please include more tests to ensure that you are adequately testing.</w:t>
      </w:r>
    </w:p>
  </w:comment>
  <w:comment w:id="32" w:author="Reviewer" w:date="2026-04-19T12:57:00Z" w:initials="R">
    <w:p w14:paraId="6020A290" w14:textId="77777777" w:rsidR="00B122B1" w:rsidRDefault="003A12C5" w:rsidP="00B122B1">
      <w:pPr>
        <w:pStyle w:val="CommentText"/>
      </w:pPr>
      <w:r>
        <w:rPr>
          <w:rStyle w:val="CommentReference"/>
        </w:rPr>
        <w:annotationRef/>
      </w:r>
      <w:r w:rsidR="00B122B1">
        <w:rPr>
          <w:color w:val="000000"/>
          <w:highlight w:val="white"/>
        </w:rPr>
        <w:t>STD1. There are not an adequate number of test cases. Review the project description document to ensure an adequate number of test cases are included. Commonly, there is at least one test case for each use case</w:t>
      </w:r>
      <w:r w:rsidR="00B122B1">
        <w:t>.</w:t>
      </w:r>
    </w:p>
    <w:p w14:paraId="5F096140" w14:textId="77777777" w:rsidR="00B122B1" w:rsidRDefault="00B122B1" w:rsidP="00B122B1">
      <w:pPr>
        <w:pStyle w:val="CommentText"/>
      </w:pPr>
    </w:p>
    <w:p w14:paraId="05E4C685" w14:textId="77777777" w:rsidR="00B122B1" w:rsidRDefault="00B122B1" w:rsidP="00B122B1">
      <w:pPr>
        <w:pStyle w:val="CommentText"/>
      </w:pPr>
      <w:r>
        <w:t>The test descriptions need to be improved. Please review the instructions.</w:t>
      </w:r>
    </w:p>
    <w:p w14:paraId="34A08FDE" w14:textId="77777777" w:rsidR="00B122B1" w:rsidRDefault="00B122B1" w:rsidP="00B122B1">
      <w:pPr>
        <w:pStyle w:val="CommentText"/>
      </w:pPr>
    </w:p>
    <w:p w14:paraId="0EBC104B" w14:textId="77777777" w:rsidR="00B122B1" w:rsidRDefault="00B122B1" w:rsidP="00B122B1">
      <w:pPr>
        <w:pStyle w:val="CommentText"/>
      </w:pPr>
      <w:r>
        <w:t>As this is a financial application, it needs to be thoroughly tested. Please include more tests to ensure the application is well-tested.</w:t>
      </w:r>
    </w:p>
    <w:p w14:paraId="5FC9BC26" w14:textId="77777777" w:rsidR="00B122B1" w:rsidRDefault="00B122B1" w:rsidP="00B122B1">
      <w:pPr>
        <w:pStyle w:val="CommentText"/>
      </w:pPr>
    </w:p>
    <w:p w14:paraId="356A3CF2" w14:textId="77777777" w:rsidR="00B122B1" w:rsidRDefault="00B122B1" w:rsidP="00B122B1">
      <w:pPr>
        <w:pStyle w:val="CommentText"/>
      </w:pPr>
      <w:r>
        <w:t>Are there no tests for the trading?</w:t>
      </w:r>
    </w:p>
  </w:comment>
  <w:comment w:id="34" w:author="Reviewer" w:date="2026-04-19T13:05:00Z" w:initials="R">
    <w:p w14:paraId="41CEDEC5" w14:textId="1EC537CD" w:rsidR="00FB39FC" w:rsidRDefault="00FB39FC" w:rsidP="00FB39FC">
      <w:pPr>
        <w:pStyle w:val="CommentText"/>
      </w:pPr>
      <w:r>
        <w:rPr>
          <w:rStyle w:val="CommentReference"/>
        </w:rPr>
        <w:annotationRef/>
      </w:r>
      <w:r>
        <w:rPr>
          <w:color w:val="000000"/>
          <w:highlight w:val="white"/>
        </w:rPr>
        <w:t>STD2. Please review the test case to requirements traceability matrix to ensure all requirements are included to verify and cover all the requirements of the product.</w:t>
      </w:r>
      <w:r>
        <w:t xml:space="preserve"> </w:t>
      </w:r>
    </w:p>
  </w:comment>
  <w:comment w:id="35" w:author="Reviewer" w:date="2026-04-19T13:09:00Z" w:initials="R">
    <w:p w14:paraId="6B8FBF14" w14:textId="77777777" w:rsidR="00AE4F3B" w:rsidRDefault="00AE4F3B" w:rsidP="00AE4F3B">
      <w:pPr>
        <w:pStyle w:val="CommentText"/>
      </w:pPr>
      <w:r>
        <w:rPr>
          <w:rStyle w:val="CommentReference"/>
        </w:rPr>
        <w:annotationRef/>
      </w:r>
      <w:r>
        <w:t>Please review the formatting of this traceability matrix. The empty middle column makes the table look unfinished and reduces readability. Improving the structure of this table will make the traceability much easier to follow.</w:t>
      </w:r>
    </w:p>
  </w:comment>
  <w:comment w:id="39" w:author="Reviewer" w:date="2026-04-19T13:12:00Z" w:initials="R">
    <w:p w14:paraId="4C42BDC0" w14:textId="77777777" w:rsidR="001B28D6" w:rsidRDefault="001B28D6" w:rsidP="001B28D6">
      <w:pPr>
        <w:pStyle w:val="CommentText"/>
      </w:pPr>
      <w:r>
        <w:rPr>
          <w:rStyle w:val="CommentReference"/>
        </w:rPr>
        <w:annotationRef/>
      </w:r>
      <w:r>
        <w:t>STD10. The scheduled test durations for test cases seem unrealistic. Review the test durations to make sure that they are not shorter or longer than the actual durations. Report the actual durations.</w:t>
      </w:r>
    </w:p>
  </w:comment>
  <w:comment w:id="43" w:author="Reviewer" w:date="2026-04-19T13:16:00Z" w:initials="R">
    <w:p w14:paraId="02B9B142" w14:textId="77777777" w:rsidR="003E36A9" w:rsidRDefault="003E36A9" w:rsidP="003E36A9">
      <w:pPr>
        <w:pStyle w:val="CommentText"/>
      </w:pPr>
      <w:r>
        <w:rPr>
          <w:rStyle w:val="CommentReference"/>
        </w:rPr>
        <w:annotationRef/>
      </w:r>
      <w:r>
        <w:rPr>
          <w:color w:val="000000"/>
        </w:rPr>
        <w:t>STD12. A test case with a very few number of steps would not achieve the purpose of writing the case, as the overhead for the test case becomes high. If only a few steps are there, these steps may be incorporated into other test cases. Please expand the steps in the test cases to achieve the purpose.</w:t>
      </w:r>
      <w:r>
        <w:t xml:space="preserve"> </w:t>
      </w:r>
    </w:p>
  </w:comment>
  <w:comment w:id="45" w:author="Reviewer" w:date="2026-04-20T03:32:00Z" w:initials="Reviewer">
    <w:p w14:paraId="11BCF6E1" w14:textId="77777777" w:rsidR="00B122B1" w:rsidRDefault="00B122B1" w:rsidP="00B122B1">
      <w:pPr>
        <w:pStyle w:val="CommentText"/>
      </w:pPr>
      <w:r>
        <w:rPr>
          <w:rStyle w:val="CommentReference"/>
        </w:rPr>
        <w:annotationRef/>
      </w:r>
      <w:r>
        <w:t>Please ensure that the descriptions match the test case table descriptions. This is good. You can import this to the table.</w:t>
      </w:r>
    </w:p>
  </w:comment>
  <w:comment w:id="47" w:author="Reviewer" w:date="2026-04-20T03:32:00Z" w:initials="Reviewer">
    <w:p w14:paraId="7EBE5AD2" w14:textId="77777777" w:rsidR="00B122B1" w:rsidRDefault="00B122B1" w:rsidP="00B122B1">
      <w:pPr>
        <w:pStyle w:val="CommentText"/>
      </w:pPr>
      <w:r>
        <w:rPr>
          <w:rStyle w:val="CommentReference"/>
        </w:rPr>
        <w:annotationRef/>
      </w:r>
      <w:r>
        <w:t>Please ensure that the descriptions match the test case table descriptions. This is good. You can import this to the table.</w:t>
      </w:r>
    </w:p>
  </w:comment>
  <w:comment w:id="49" w:author="Reviewer" w:date="2026-04-19T13:18:00Z" w:initials="R">
    <w:p w14:paraId="4E25C1C0" w14:textId="77777777" w:rsidR="00B122B1" w:rsidRDefault="0012265A" w:rsidP="00B122B1">
      <w:pPr>
        <w:pStyle w:val="CommentText"/>
      </w:pPr>
      <w:r>
        <w:rPr>
          <w:rStyle w:val="CommentReference"/>
        </w:rPr>
        <w:annotationRef/>
      </w:r>
      <w:r w:rsidR="00B122B1">
        <w:rPr>
          <w:color w:val="000000"/>
        </w:rPr>
        <w:t>STD12. A test case with a very few number of steps would not achieve the purpose of writing the case, as the overhead for the test case becomes high. If only a few steps are there, these steps may be incorporated into other test cases. Please expand the steps in the test cases to achieve the purpose.</w:t>
      </w:r>
      <w:r w:rsidR="00B122B1">
        <w:t xml:space="preserve"> </w:t>
      </w:r>
    </w:p>
    <w:p w14:paraId="1986CD3A" w14:textId="77777777" w:rsidR="00B122B1" w:rsidRDefault="00B122B1" w:rsidP="00B122B1">
      <w:pPr>
        <w:pStyle w:val="CommentText"/>
      </w:pPr>
    </w:p>
    <w:p w14:paraId="7BC59639" w14:textId="77777777" w:rsidR="00B122B1" w:rsidRDefault="00B122B1" w:rsidP="00B122B1">
      <w:pPr>
        <w:pStyle w:val="CommentText"/>
      </w:pPr>
      <w:r>
        <w:t>This test case may be included in one of the previous tests.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C2C4A5" w15:done="0"/>
  <w15:commentEx w15:paraId="5B149512" w15:done="0"/>
  <w15:commentEx w15:paraId="64EAE77F" w15:done="0"/>
  <w15:commentEx w15:paraId="03118A2D" w15:done="0"/>
  <w15:commentEx w15:paraId="756ED426" w15:done="0"/>
  <w15:commentEx w15:paraId="0E11BF51" w15:done="0"/>
  <w15:commentEx w15:paraId="16226A46" w15:done="0"/>
  <w15:commentEx w15:paraId="75D45D00" w15:done="0"/>
  <w15:commentEx w15:paraId="41295ECE" w15:done="0"/>
  <w15:commentEx w15:paraId="356A3CF2" w15:done="0"/>
  <w15:commentEx w15:paraId="41CEDEC5" w15:done="0"/>
  <w15:commentEx w15:paraId="6B8FBF14" w15:done="0"/>
  <w15:commentEx w15:paraId="4C42BDC0" w15:done="0"/>
  <w15:commentEx w15:paraId="02B9B142" w15:done="0"/>
  <w15:commentEx w15:paraId="11BCF6E1" w15:done="0"/>
  <w15:commentEx w15:paraId="7EBE5AD2" w15:done="0"/>
  <w15:commentEx w15:paraId="7BC596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299200" w16cex:dateUtc="2026-04-19T07:04:00Z"/>
  <w16cex:commentExtensible w16cex:durableId="7B624219" w16cex:dateUtc="2026-04-19T07:05:00Z"/>
  <w16cex:commentExtensible w16cex:durableId="133EB4B9" w16cex:dateUtc="2026-04-20T08:27:00Z"/>
  <w16cex:commentExtensible w16cex:durableId="07259048" w16cex:dateUtc="2026-04-19T07:08:00Z"/>
  <w16cex:commentExtensible w16cex:durableId="38E02C7E" w16cex:dateUtc="2026-04-20T08:28:00Z"/>
  <w16cex:commentExtensible w16cex:durableId="53D24D83" w16cex:dateUtc="2026-04-19T07:15:00Z"/>
  <w16cex:commentExtensible w16cex:durableId="10D78711" w16cex:dateUtc="2026-04-20T08:28:00Z"/>
  <w16cex:commentExtensible w16cex:durableId="43070EDA" w16cex:dateUtc="2026-04-20T08:28:00Z"/>
  <w16cex:commentExtensible w16cex:durableId="645013CE" w16cex:dateUtc="2026-04-19T07:19:00Z"/>
  <w16cex:commentExtensible w16cex:durableId="01A6288B" w16cex:dateUtc="2026-04-19T07:27:00Z"/>
  <w16cex:commentExtensible w16cex:durableId="0674249F" w16cex:dateUtc="2026-04-19T07:35:00Z"/>
  <w16cex:commentExtensible w16cex:durableId="38452A43" w16cex:dateUtc="2026-04-19T07:39:00Z"/>
  <w16cex:commentExtensible w16cex:durableId="7205E8C3" w16cex:dateUtc="2026-04-19T07:42:00Z"/>
  <w16cex:commentExtensible w16cex:durableId="40FF349A" w16cex:dateUtc="2026-04-19T07:46:00Z"/>
  <w16cex:commentExtensible w16cex:durableId="2896DD8C" w16cex:dateUtc="2026-04-20T08:32:00Z"/>
  <w16cex:commentExtensible w16cex:durableId="676D62EC" w16cex:dateUtc="2026-04-20T08:32:00Z"/>
  <w16cex:commentExtensible w16cex:durableId="70AFC7B0" w16cex:dateUtc="2026-04-19T0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C2C4A5" w16cid:durableId="77299200"/>
  <w16cid:commentId w16cid:paraId="5B149512" w16cid:durableId="7B624219"/>
  <w16cid:commentId w16cid:paraId="64EAE77F" w16cid:durableId="133EB4B9"/>
  <w16cid:commentId w16cid:paraId="03118A2D" w16cid:durableId="07259048"/>
  <w16cid:commentId w16cid:paraId="756ED426" w16cid:durableId="38E02C7E"/>
  <w16cid:commentId w16cid:paraId="0E11BF51" w16cid:durableId="53D24D83"/>
  <w16cid:commentId w16cid:paraId="16226A46" w16cid:durableId="10D78711"/>
  <w16cid:commentId w16cid:paraId="75D45D00" w16cid:durableId="43070EDA"/>
  <w16cid:commentId w16cid:paraId="41295ECE" w16cid:durableId="645013CE"/>
  <w16cid:commentId w16cid:paraId="356A3CF2" w16cid:durableId="01A6288B"/>
  <w16cid:commentId w16cid:paraId="41CEDEC5" w16cid:durableId="0674249F"/>
  <w16cid:commentId w16cid:paraId="6B8FBF14" w16cid:durableId="38452A43"/>
  <w16cid:commentId w16cid:paraId="4C42BDC0" w16cid:durableId="7205E8C3"/>
  <w16cid:commentId w16cid:paraId="02B9B142" w16cid:durableId="40FF349A"/>
  <w16cid:commentId w16cid:paraId="11BCF6E1" w16cid:durableId="2896DD8C"/>
  <w16cid:commentId w16cid:paraId="7EBE5AD2" w16cid:durableId="676D62EC"/>
  <w16cid:commentId w16cid:paraId="7BC59639" w16cid:durableId="70AFC7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5613C" w14:textId="77777777" w:rsidR="00B31A57" w:rsidRDefault="00B31A57">
      <w:pPr>
        <w:spacing w:line="240" w:lineRule="auto"/>
      </w:pPr>
      <w:r>
        <w:separator/>
      </w:r>
    </w:p>
  </w:endnote>
  <w:endnote w:type="continuationSeparator" w:id="0">
    <w:p w14:paraId="46A4D828" w14:textId="77777777" w:rsidR="00B31A57" w:rsidRDefault="00B31A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3144203" w14:paraId="28332756" w14:textId="77777777" w:rsidTr="23144203">
      <w:trPr>
        <w:trHeight w:val="300"/>
      </w:trPr>
      <w:tc>
        <w:tcPr>
          <w:tcW w:w="3120" w:type="dxa"/>
        </w:tcPr>
        <w:p w14:paraId="4A3EA10A" w14:textId="03D5EE72" w:rsidR="23144203" w:rsidRDefault="23144203" w:rsidP="23144203">
          <w:pPr>
            <w:pStyle w:val="Header"/>
            <w:ind w:left="-115"/>
          </w:pPr>
        </w:p>
      </w:tc>
      <w:tc>
        <w:tcPr>
          <w:tcW w:w="3120" w:type="dxa"/>
        </w:tcPr>
        <w:p w14:paraId="7D895CDB" w14:textId="0E60308C" w:rsidR="23144203" w:rsidRDefault="23144203" w:rsidP="23144203">
          <w:pPr>
            <w:pStyle w:val="Header"/>
            <w:jc w:val="center"/>
          </w:pPr>
        </w:p>
      </w:tc>
      <w:tc>
        <w:tcPr>
          <w:tcW w:w="3120" w:type="dxa"/>
        </w:tcPr>
        <w:p w14:paraId="24AE557E" w14:textId="4463E9EA" w:rsidR="23144203" w:rsidRDefault="23144203" w:rsidP="23144203">
          <w:pPr>
            <w:pStyle w:val="Header"/>
            <w:ind w:right="-115"/>
            <w:jc w:val="right"/>
          </w:pPr>
        </w:p>
      </w:tc>
    </w:tr>
  </w:tbl>
  <w:p w14:paraId="65789B6C" w14:textId="5C751345" w:rsidR="23144203" w:rsidRDefault="23144203" w:rsidP="231442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717C4A" w14:paraId="7D947239" w14:textId="77777777" w:rsidTr="6B34E02E">
      <w:tc>
        <w:tcPr>
          <w:tcW w:w="3162" w:type="dxa"/>
          <w:tcBorders>
            <w:top w:val="nil"/>
            <w:left w:val="nil"/>
            <w:bottom w:val="nil"/>
            <w:right w:val="nil"/>
          </w:tcBorders>
        </w:tcPr>
        <w:p w14:paraId="74A48E93" w14:textId="7B4F3866" w:rsidR="00717C4A" w:rsidRDefault="002360D8">
          <w:pPr>
            <w:ind w:right="360"/>
          </w:pPr>
          <w:r>
            <w:t>Public Release</w:t>
          </w:r>
        </w:p>
      </w:tc>
      <w:tc>
        <w:tcPr>
          <w:tcW w:w="3162" w:type="dxa"/>
          <w:tcBorders>
            <w:top w:val="nil"/>
            <w:left w:val="nil"/>
            <w:bottom w:val="nil"/>
            <w:right w:val="nil"/>
          </w:tcBorders>
        </w:tcPr>
        <w:p w14:paraId="67FE8BD8" w14:textId="29EE8F60" w:rsidR="00717C4A" w:rsidRDefault="6B34E02E">
          <w:pPr>
            <w:jc w:val="center"/>
          </w:pPr>
          <w:proofErr w:type="spellStart"/>
          <w:r>
            <w:t>QuantumShell</w:t>
          </w:r>
          <w:proofErr w:type="spellEnd"/>
          <w:r>
            <w:t xml:space="preserve">, </w:t>
          </w:r>
          <w:r w:rsidR="004715A2">
            <w:fldChar w:fldCharType="begin"/>
          </w:r>
          <w:r w:rsidR="004715A2">
            <w:instrText xml:space="preserve"> DATE \@ "yyyy" </w:instrText>
          </w:r>
          <w:r w:rsidR="004715A2">
            <w:fldChar w:fldCharType="separate"/>
          </w:r>
          <w:r w:rsidR="00B122B1">
            <w:rPr>
              <w:noProof/>
            </w:rPr>
            <w:t>2026</w:t>
          </w:r>
          <w:r w:rsidR="004715A2">
            <w:fldChar w:fldCharType="end"/>
          </w:r>
        </w:p>
      </w:tc>
      <w:tc>
        <w:tcPr>
          <w:tcW w:w="3162" w:type="dxa"/>
          <w:tcBorders>
            <w:top w:val="nil"/>
            <w:left w:val="nil"/>
            <w:bottom w:val="nil"/>
            <w:right w:val="nil"/>
          </w:tcBorders>
        </w:tcPr>
        <w:p w14:paraId="2B47D3C8" w14:textId="77777777" w:rsidR="00717C4A" w:rsidRDefault="008338FE">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39400C">
            <w:rPr>
              <w:rStyle w:val="PageNumber"/>
              <w:noProof/>
            </w:rPr>
            <w:t>7</w:t>
          </w:r>
          <w:r>
            <w:rPr>
              <w:rStyle w:val="PageNumber"/>
            </w:rPr>
            <w:fldChar w:fldCharType="end"/>
          </w:r>
        </w:p>
      </w:tc>
    </w:tr>
  </w:tbl>
  <w:p w14:paraId="42EEFB5A" w14:textId="77777777" w:rsidR="00717C4A" w:rsidRDefault="00717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E99EE" w14:textId="77777777" w:rsidR="00B31A57" w:rsidRDefault="00B31A57">
      <w:pPr>
        <w:spacing w:line="240" w:lineRule="auto"/>
      </w:pPr>
      <w:r>
        <w:separator/>
      </w:r>
    </w:p>
  </w:footnote>
  <w:footnote w:type="continuationSeparator" w:id="0">
    <w:p w14:paraId="0046AFD1" w14:textId="77777777" w:rsidR="00B31A57" w:rsidRDefault="00B31A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35A70" w14:textId="77777777" w:rsidR="00717C4A" w:rsidRDefault="00717C4A">
    <w:pPr>
      <w:rPr>
        <w:sz w:val="24"/>
      </w:rPr>
    </w:pPr>
  </w:p>
  <w:p w14:paraId="0AA15D86" w14:textId="77777777" w:rsidR="00717C4A" w:rsidRDefault="00717C4A">
    <w:pPr>
      <w:pBdr>
        <w:top w:val="single" w:sz="6" w:space="1" w:color="auto"/>
      </w:pBdr>
      <w:rPr>
        <w:sz w:val="24"/>
      </w:rPr>
    </w:pPr>
  </w:p>
  <w:p w14:paraId="6B8D8132" w14:textId="50B59AA0" w:rsidR="00717C4A" w:rsidRPr="00530857" w:rsidRDefault="4DB866E5" w:rsidP="4DB866E5">
    <w:pPr>
      <w:pBdr>
        <w:bottom w:val="single" w:sz="6" w:space="1" w:color="000000"/>
      </w:pBdr>
      <w:jc w:val="right"/>
      <w:rPr>
        <w:rFonts w:ascii="Arial" w:hAnsi="Arial"/>
        <w:b/>
        <w:bCs/>
        <w:color w:val="FF0000"/>
        <w:sz w:val="36"/>
        <w:szCs w:val="36"/>
      </w:rPr>
    </w:pPr>
    <w:proofErr w:type="spellStart"/>
    <w:r w:rsidRPr="4DB866E5">
      <w:rPr>
        <w:rFonts w:ascii="Arial" w:hAnsi="Arial"/>
        <w:b/>
        <w:bCs/>
        <w:sz w:val="36"/>
        <w:szCs w:val="36"/>
      </w:rPr>
      <w:t>QuantumShell</w:t>
    </w:r>
    <w:proofErr w:type="spellEnd"/>
  </w:p>
  <w:p w14:paraId="2EA238C0" w14:textId="77777777" w:rsidR="00717C4A" w:rsidRDefault="00717C4A">
    <w:pPr>
      <w:pBdr>
        <w:bottom w:val="single" w:sz="6" w:space="1" w:color="auto"/>
      </w:pBdr>
      <w:jc w:val="right"/>
      <w:rPr>
        <w:sz w:val="24"/>
      </w:rPr>
    </w:pPr>
  </w:p>
  <w:p w14:paraId="2067F2A5" w14:textId="77777777" w:rsidR="00717C4A" w:rsidRDefault="00717C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717C4A" w14:paraId="1ABBABA0" w14:textId="77777777" w:rsidTr="4DB866E5">
      <w:tc>
        <w:tcPr>
          <w:tcW w:w="6379" w:type="dxa"/>
        </w:tcPr>
        <w:p w14:paraId="47C220A6" w14:textId="4036411C" w:rsidR="00717C4A" w:rsidRPr="004715A2" w:rsidRDefault="4DB866E5" w:rsidP="4DB866E5">
          <w:r w:rsidRPr="4DB866E5">
            <w:t>Omnium</w:t>
          </w:r>
        </w:p>
      </w:tc>
      <w:tc>
        <w:tcPr>
          <w:tcW w:w="3179" w:type="dxa"/>
        </w:tcPr>
        <w:p w14:paraId="7D6B5C2A" w14:textId="45D96A08" w:rsidR="00717C4A" w:rsidRDefault="4DB866E5" w:rsidP="4DB866E5">
          <w:pPr>
            <w:tabs>
              <w:tab w:val="left" w:pos="1135"/>
            </w:tabs>
            <w:spacing w:before="40"/>
            <w:ind w:right="68"/>
          </w:pPr>
          <w:r w:rsidRPr="4DB866E5">
            <w:t xml:space="preserve">  Version:           1.0</w:t>
          </w:r>
        </w:p>
      </w:tc>
    </w:tr>
    <w:tr w:rsidR="00717C4A" w14:paraId="269AEAC3" w14:textId="77777777" w:rsidTr="4DB866E5">
      <w:tc>
        <w:tcPr>
          <w:tcW w:w="6379" w:type="dxa"/>
        </w:tcPr>
        <w:p w14:paraId="2CB3D00D" w14:textId="44C9BFE4" w:rsidR="00717C4A" w:rsidRDefault="00CC1EAC">
          <w:r>
            <w:t>Test</w:t>
          </w:r>
        </w:p>
      </w:tc>
      <w:tc>
        <w:tcPr>
          <w:tcW w:w="3179" w:type="dxa"/>
        </w:tcPr>
        <w:p w14:paraId="09413BAC" w14:textId="26D598A6" w:rsidR="00717C4A" w:rsidRDefault="4DB866E5" w:rsidP="4DB866E5">
          <w:pPr>
            <w:rPr>
              <w:color w:val="FF0000"/>
            </w:rPr>
          </w:pPr>
          <w:r>
            <w:t xml:space="preserve">  Date: </w:t>
          </w:r>
          <w:r w:rsidRPr="4DB866E5">
            <w:rPr>
              <w:color w:val="FF0000"/>
            </w:rPr>
            <w:t xml:space="preserve"> </w:t>
          </w:r>
          <w:r w:rsidRPr="4DB866E5">
            <w:t>04/10/2026</w:t>
          </w:r>
        </w:p>
      </w:tc>
    </w:tr>
    <w:tr w:rsidR="00717C4A" w14:paraId="77970165" w14:textId="77777777" w:rsidTr="4DB866E5">
      <w:tc>
        <w:tcPr>
          <w:tcW w:w="9558" w:type="dxa"/>
          <w:gridSpan w:val="2"/>
        </w:tcPr>
        <w:p w14:paraId="202CF3F0" w14:textId="1DC6298D" w:rsidR="00717C4A" w:rsidRDefault="00741678">
          <w:r>
            <w:t xml:space="preserve">Software </w:t>
          </w:r>
          <w:r w:rsidR="00CC1EAC">
            <w:t>Test Document</w:t>
          </w:r>
        </w:p>
      </w:tc>
    </w:tr>
  </w:tbl>
  <w:p w14:paraId="771D7D45" w14:textId="77777777" w:rsidR="00717C4A" w:rsidRDefault="00717C4A">
    <w:pPr>
      <w:pStyle w:val="Header"/>
    </w:pPr>
  </w:p>
</w:hdr>
</file>

<file path=word/intelligence2.xml><?xml version="1.0" encoding="utf-8"?>
<int2:intelligence xmlns:int2="http://schemas.microsoft.com/office/intelligence/2020/intelligence" xmlns:oel="http://schemas.microsoft.com/office/2019/extlst">
  <int2:observations>
    <int2:textHash int2:hashCode="Dqo4nh/bOhkXwP" int2:id="bshAsvoG">
      <int2:state int2:value="Rejected" int2:type="spell"/>
    </int2:textHash>
    <int2:textHash int2:hashCode="oO2wtiWCWBDEks" int2:id="d6J8tIo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160537"/>
    <w:multiLevelType w:val="hybridMultilevel"/>
    <w:tmpl w:val="449C99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6B56021"/>
    <w:multiLevelType w:val="hybridMultilevel"/>
    <w:tmpl w:val="5B6CB4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B6463C6"/>
    <w:multiLevelType w:val="hybridMultilevel"/>
    <w:tmpl w:val="FF24C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5732880"/>
    <w:multiLevelType w:val="multilevel"/>
    <w:tmpl w:val="D65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7FE42EF"/>
    <w:multiLevelType w:val="hybridMultilevel"/>
    <w:tmpl w:val="A1C8E694"/>
    <w:lvl w:ilvl="0" w:tplc="7876B200">
      <w:start w:val="1"/>
      <w:numFmt w:val="bullet"/>
      <w:lvlText w:val=""/>
      <w:lvlJc w:val="left"/>
      <w:pPr>
        <w:ind w:left="772" w:hanging="360"/>
      </w:pPr>
      <w:rPr>
        <w:rFonts w:ascii="Symbol" w:hAnsi="Symbol" w:hint="default"/>
      </w:rPr>
    </w:lvl>
    <w:lvl w:ilvl="1" w:tplc="08090003" w:tentative="1">
      <w:start w:val="1"/>
      <w:numFmt w:val="bullet"/>
      <w:lvlText w:val="o"/>
      <w:lvlJc w:val="left"/>
      <w:pPr>
        <w:ind w:left="1492" w:hanging="360"/>
      </w:pPr>
      <w:rPr>
        <w:rFonts w:ascii="Courier New" w:hAnsi="Courier New" w:cs="Courier New" w:hint="default"/>
      </w:rPr>
    </w:lvl>
    <w:lvl w:ilvl="2" w:tplc="08090005" w:tentative="1">
      <w:start w:val="1"/>
      <w:numFmt w:val="bullet"/>
      <w:lvlText w:val=""/>
      <w:lvlJc w:val="left"/>
      <w:pPr>
        <w:ind w:left="2212" w:hanging="360"/>
      </w:pPr>
      <w:rPr>
        <w:rFonts w:ascii="Wingdings" w:hAnsi="Wingdings" w:hint="default"/>
      </w:rPr>
    </w:lvl>
    <w:lvl w:ilvl="3" w:tplc="08090001" w:tentative="1">
      <w:start w:val="1"/>
      <w:numFmt w:val="bullet"/>
      <w:lvlText w:val=""/>
      <w:lvlJc w:val="left"/>
      <w:pPr>
        <w:ind w:left="2932" w:hanging="360"/>
      </w:pPr>
      <w:rPr>
        <w:rFonts w:ascii="Symbol" w:hAnsi="Symbol" w:hint="default"/>
      </w:rPr>
    </w:lvl>
    <w:lvl w:ilvl="4" w:tplc="08090003" w:tentative="1">
      <w:start w:val="1"/>
      <w:numFmt w:val="bullet"/>
      <w:lvlText w:val="o"/>
      <w:lvlJc w:val="left"/>
      <w:pPr>
        <w:ind w:left="3652" w:hanging="360"/>
      </w:pPr>
      <w:rPr>
        <w:rFonts w:ascii="Courier New" w:hAnsi="Courier New" w:cs="Courier New" w:hint="default"/>
      </w:rPr>
    </w:lvl>
    <w:lvl w:ilvl="5" w:tplc="08090005" w:tentative="1">
      <w:start w:val="1"/>
      <w:numFmt w:val="bullet"/>
      <w:lvlText w:val=""/>
      <w:lvlJc w:val="left"/>
      <w:pPr>
        <w:ind w:left="4372" w:hanging="360"/>
      </w:pPr>
      <w:rPr>
        <w:rFonts w:ascii="Wingdings" w:hAnsi="Wingdings" w:hint="default"/>
      </w:rPr>
    </w:lvl>
    <w:lvl w:ilvl="6" w:tplc="08090001" w:tentative="1">
      <w:start w:val="1"/>
      <w:numFmt w:val="bullet"/>
      <w:lvlText w:val=""/>
      <w:lvlJc w:val="left"/>
      <w:pPr>
        <w:ind w:left="5092" w:hanging="360"/>
      </w:pPr>
      <w:rPr>
        <w:rFonts w:ascii="Symbol" w:hAnsi="Symbol" w:hint="default"/>
      </w:rPr>
    </w:lvl>
    <w:lvl w:ilvl="7" w:tplc="08090003" w:tentative="1">
      <w:start w:val="1"/>
      <w:numFmt w:val="bullet"/>
      <w:lvlText w:val="o"/>
      <w:lvlJc w:val="left"/>
      <w:pPr>
        <w:ind w:left="5812" w:hanging="360"/>
      </w:pPr>
      <w:rPr>
        <w:rFonts w:ascii="Courier New" w:hAnsi="Courier New" w:cs="Courier New" w:hint="default"/>
      </w:rPr>
    </w:lvl>
    <w:lvl w:ilvl="8" w:tplc="08090005" w:tentative="1">
      <w:start w:val="1"/>
      <w:numFmt w:val="bullet"/>
      <w:lvlText w:val=""/>
      <w:lvlJc w:val="left"/>
      <w:pPr>
        <w:ind w:left="6532" w:hanging="360"/>
      </w:pPr>
      <w:rPr>
        <w:rFonts w:ascii="Wingdings" w:hAnsi="Wingdings" w:hint="default"/>
      </w:rPr>
    </w:lvl>
  </w:abstractNum>
  <w:abstractNum w:abstractNumId="20"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42CC4D53"/>
    <w:multiLevelType w:val="hybridMultilevel"/>
    <w:tmpl w:val="71A2D37E"/>
    <w:lvl w:ilvl="0" w:tplc="14323D4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97624670">
    <w:abstractNumId w:val="0"/>
  </w:num>
  <w:num w:numId="2" w16cid:durableId="1649237743">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1456407275">
    <w:abstractNumId w:val="4"/>
  </w:num>
  <w:num w:numId="4" w16cid:durableId="1838184423">
    <w:abstractNumId w:val="16"/>
  </w:num>
  <w:num w:numId="5" w16cid:durableId="389231406">
    <w:abstractNumId w:val="32"/>
  </w:num>
  <w:num w:numId="6" w16cid:durableId="1761024174">
    <w:abstractNumId w:val="25"/>
  </w:num>
  <w:num w:numId="7" w16cid:durableId="187181305">
    <w:abstractNumId w:val="24"/>
  </w:num>
  <w:num w:numId="8" w16cid:durableId="1752191890">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16cid:durableId="491339036">
    <w:abstractNumId w:val="3"/>
  </w:num>
  <w:num w:numId="10" w16cid:durableId="1556116537">
    <w:abstractNumId w:val="31"/>
  </w:num>
  <w:num w:numId="11" w16cid:durableId="860977853">
    <w:abstractNumId w:val="5"/>
  </w:num>
  <w:num w:numId="12" w16cid:durableId="1734425814">
    <w:abstractNumId w:val="18"/>
  </w:num>
  <w:num w:numId="13" w16cid:durableId="445467150">
    <w:abstractNumId w:val="15"/>
  </w:num>
  <w:num w:numId="14" w16cid:durableId="1422682684">
    <w:abstractNumId w:val="30"/>
  </w:num>
  <w:num w:numId="15" w16cid:durableId="549196043">
    <w:abstractNumId w:val="14"/>
  </w:num>
  <w:num w:numId="16" w16cid:durableId="514270666">
    <w:abstractNumId w:val="7"/>
  </w:num>
  <w:num w:numId="17" w16cid:durableId="467623765">
    <w:abstractNumId w:val="29"/>
  </w:num>
  <w:num w:numId="18" w16cid:durableId="1020400845">
    <w:abstractNumId w:val="23"/>
  </w:num>
  <w:num w:numId="19" w16cid:durableId="753817409">
    <w:abstractNumId w:val="8"/>
  </w:num>
  <w:num w:numId="20" w16cid:durableId="58868113">
    <w:abstractNumId w:val="21"/>
  </w:num>
  <w:num w:numId="21" w16cid:durableId="457844778">
    <w:abstractNumId w:val="13"/>
  </w:num>
  <w:num w:numId="22" w16cid:durableId="1363819041">
    <w:abstractNumId w:val="28"/>
  </w:num>
  <w:num w:numId="23" w16cid:durableId="1582255425">
    <w:abstractNumId w:val="11"/>
  </w:num>
  <w:num w:numId="24" w16cid:durableId="472219595">
    <w:abstractNumId w:val="10"/>
  </w:num>
  <w:num w:numId="25" w16cid:durableId="737823327">
    <w:abstractNumId w:val="9"/>
  </w:num>
  <w:num w:numId="26" w16cid:durableId="918369420">
    <w:abstractNumId w:val="26"/>
  </w:num>
  <w:num w:numId="27" w16cid:durableId="1576938183">
    <w:abstractNumId w:val="27"/>
  </w:num>
  <w:num w:numId="28" w16cid:durableId="607591111">
    <w:abstractNumId w:val="33"/>
  </w:num>
  <w:num w:numId="29" w16cid:durableId="170921038">
    <w:abstractNumId w:val="20"/>
  </w:num>
  <w:num w:numId="30" w16cid:durableId="1810705247">
    <w:abstractNumId w:val="17"/>
  </w:num>
  <w:num w:numId="31" w16cid:durableId="586378338">
    <w:abstractNumId w:val="12"/>
  </w:num>
  <w:num w:numId="32" w16cid:durableId="370959564">
    <w:abstractNumId w:val="2"/>
  </w:num>
  <w:num w:numId="33" w16cid:durableId="1723947354">
    <w:abstractNumId w:val="6"/>
  </w:num>
  <w:num w:numId="34" w16cid:durableId="920718915">
    <w:abstractNumId w:val="22"/>
  </w:num>
  <w:num w:numId="35" w16cid:durableId="51318959">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er">
    <w15:presenceInfo w15:providerId="None" w15:userId="Review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attachedTemplate r:id="rId1"/>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400C"/>
    <w:rsid w:val="00005A69"/>
    <w:rsid w:val="00015D70"/>
    <w:rsid w:val="000342A5"/>
    <w:rsid w:val="00037AFB"/>
    <w:rsid w:val="00042163"/>
    <w:rsid w:val="000448CA"/>
    <w:rsid w:val="00064D1E"/>
    <w:rsid w:val="00070A15"/>
    <w:rsid w:val="000714F1"/>
    <w:rsid w:val="00072D8A"/>
    <w:rsid w:val="00093685"/>
    <w:rsid w:val="000A42C0"/>
    <w:rsid w:val="000F596D"/>
    <w:rsid w:val="00103B7B"/>
    <w:rsid w:val="001157A1"/>
    <w:rsid w:val="0012265A"/>
    <w:rsid w:val="00123CB0"/>
    <w:rsid w:val="0016193A"/>
    <w:rsid w:val="0019135D"/>
    <w:rsid w:val="001ABBB4"/>
    <w:rsid w:val="001B28D6"/>
    <w:rsid w:val="001C6C0E"/>
    <w:rsid w:val="001E0CB2"/>
    <w:rsid w:val="001F327C"/>
    <w:rsid w:val="00200132"/>
    <w:rsid w:val="00205F63"/>
    <w:rsid w:val="0021221E"/>
    <w:rsid w:val="00233885"/>
    <w:rsid w:val="002360D8"/>
    <w:rsid w:val="00241914"/>
    <w:rsid w:val="00252059"/>
    <w:rsid w:val="00252B20"/>
    <w:rsid w:val="00276AE9"/>
    <w:rsid w:val="002C4D49"/>
    <w:rsid w:val="002E202A"/>
    <w:rsid w:val="002E3997"/>
    <w:rsid w:val="00304901"/>
    <w:rsid w:val="003235D6"/>
    <w:rsid w:val="00364DF7"/>
    <w:rsid w:val="003703F4"/>
    <w:rsid w:val="0037604B"/>
    <w:rsid w:val="0039400C"/>
    <w:rsid w:val="003A12C5"/>
    <w:rsid w:val="003A2C73"/>
    <w:rsid w:val="003C5E29"/>
    <w:rsid w:val="003C5F12"/>
    <w:rsid w:val="003E36A9"/>
    <w:rsid w:val="003E533A"/>
    <w:rsid w:val="003F7E67"/>
    <w:rsid w:val="00406F97"/>
    <w:rsid w:val="00442A41"/>
    <w:rsid w:val="00442D1D"/>
    <w:rsid w:val="00460EBB"/>
    <w:rsid w:val="004665B5"/>
    <w:rsid w:val="004715A2"/>
    <w:rsid w:val="00474577"/>
    <w:rsid w:val="00476E78"/>
    <w:rsid w:val="004943C0"/>
    <w:rsid w:val="004A4817"/>
    <w:rsid w:val="004B0897"/>
    <w:rsid w:val="004B190F"/>
    <w:rsid w:val="004B2432"/>
    <w:rsid w:val="004B6A40"/>
    <w:rsid w:val="004C10D4"/>
    <w:rsid w:val="004C25EA"/>
    <w:rsid w:val="004C7AA0"/>
    <w:rsid w:val="004C7FF0"/>
    <w:rsid w:val="004D7D14"/>
    <w:rsid w:val="004E084E"/>
    <w:rsid w:val="004F3FFB"/>
    <w:rsid w:val="004F566C"/>
    <w:rsid w:val="0050077A"/>
    <w:rsid w:val="0050099E"/>
    <w:rsid w:val="00504971"/>
    <w:rsid w:val="00530857"/>
    <w:rsid w:val="00533A0F"/>
    <w:rsid w:val="00546A86"/>
    <w:rsid w:val="005534D8"/>
    <w:rsid w:val="005645FF"/>
    <w:rsid w:val="005723B7"/>
    <w:rsid w:val="00572C9D"/>
    <w:rsid w:val="00592714"/>
    <w:rsid w:val="00593F88"/>
    <w:rsid w:val="005C57CA"/>
    <w:rsid w:val="005D6CB3"/>
    <w:rsid w:val="005E5C4D"/>
    <w:rsid w:val="005E7A39"/>
    <w:rsid w:val="005F4D53"/>
    <w:rsid w:val="006128B5"/>
    <w:rsid w:val="0061785D"/>
    <w:rsid w:val="00640F8B"/>
    <w:rsid w:val="00642A6A"/>
    <w:rsid w:val="00653627"/>
    <w:rsid w:val="006575F6"/>
    <w:rsid w:val="00695D78"/>
    <w:rsid w:val="006A12EB"/>
    <w:rsid w:val="006C5199"/>
    <w:rsid w:val="006E5F1C"/>
    <w:rsid w:val="006E6F10"/>
    <w:rsid w:val="006F2279"/>
    <w:rsid w:val="0071696C"/>
    <w:rsid w:val="00717C4A"/>
    <w:rsid w:val="00722BB1"/>
    <w:rsid w:val="00741678"/>
    <w:rsid w:val="00752BAE"/>
    <w:rsid w:val="00793463"/>
    <w:rsid w:val="007A5846"/>
    <w:rsid w:val="007A587D"/>
    <w:rsid w:val="007B140B"/>
    <w:rsid w:val="007B6F01"/>
    <w:rsid w:val="007E4B29"/>
    <w:rsid w:val="007E52CE"/>
    <w:rsid w:val="007F46AA"/>
    <w:rsid w:val="007F4C04"/>
    <w:rsid w:val="00810A74"/>
    <w:rsid w:val="0082017F"/>
    <w:rsid w:val="00822F97"/>
    <w:rsid w:val="008338FE"/>
    <w:rsid w:val="00837B3A"/>
    <w:rsid w:val="00877F8A"/>
    <w:rsid w:val="00883387"/>
    <w:rsid w:val="008A5E93"/>
    <w:rsid w:val="008A66DB"/>
    <w:rsid w:val="008D057E"/>
    <w:rsid w:val="008E35E5"/>
    <w:rsid w:val="008F33B1"/>
    <w:rsid w:val="00900C2B"/>
    <w:rsid w:val="00903A82"/>
    <w:rsid w:val="0093726A"/>
    <w:rsid w:val="00967BC1"/>
    <w:rsid w:val="00973F0D"/>
    <w:rsid w:val="00974721"/>
    <w:rsid w:val="009A63E6"/>
    <w:rsid w:val="009D101C"/>
    <w:rsid w:val="009D1F45"/>
    <w:rsid w:val="009D7D0D"/>
    <w:rsid w:val="009E2D73"/>
    <w:rsid w:val="009E30BD"/>
    <w:rsid w:val="009F7592"/>
    <w:rsid w:val="00A50C2C"/>
    <w:rsid w:val="00A52CC6"/>
    <w:rsid w:val="00A5609A"/>
    <w:rsid w:val="00A80AF5"/>
    <w:rsid w:val="00A828D5"/>
    <w:rsid w:val="00AD0F16"/>
    <w:rsid w:val="00AE388E"/>
    <w:rsid w:val="00AE4F3B"/>
    <w:rsid w:val="00B11B6D"/>
    <w:rsid w:val="00B122B1"/>
    <w:rsid w:val="00B15722"/>
    <w:rsid w:val="00B230F5"/>
    <w:rsid w:val="00B31A57"/>
    <w:rsid w:val="00B53926"/>
    <w:rsid w:val="00B542D4"/>
    <w:rsid w:val="00B75710"/>
    <w:rsid w:val="00B9584D"/>
    <w:rsid w:val="00B971D3"/>
    <w:rsid w:val="00BA1C1F"/>
    <w:rsid w:val="00BA2984"/>
    <w:rsid w:val="00BB27A6"/>
    <w:rsid w:val="00BE1774"/>
    <w:rsid w:val="00BF073E"/>
    <w:rsid w:val="00BF1689"/>
    <w:rsid w:val="00BF7C5B"/>
    <w:rsid w:val="00C20138"/>
    <w:rsid w:val="00C51C79"/>
    <w:rsid w:val="00C52C16"/>
    <w:rsid w:val="00C550E5"/>
    <w:rsid w:val="00C71180"/>
    <w:rsid w:val="00C73A53"/>
    <w:rsid w:val="00C74AC1"/>
    <w:rsid w:val="00CC0524"/>
    <w:rsid w:val="00CC1EAC"/>
    <w:rsid w:val="00CC2ED6"/>
    <w:rsid w:val="00CD30A7"/>
    <w:rsid w:val="00CE19CF"/>
    <w:rsid w:val="00CF4D9D"/>
    <w:rsid w:val="00CF6B8A"/>
    <w:rsid w:val="00D24F91"/>
    <w:rsid w:val="00D454EB"/>
    <w:rsid w:val="00D47145"/>
    <w:rsid w:val="00D47B0C"/>
    <w:rsid w:val="00D55D94"/>
    <w:rsid w:val="00D61305"/>
    <w:rsid w:val="00D75FD4"/>
    <w:rsid w:val="00D874D7"/>
    <w:rsid w:val="00DA3BB2"/>
    <w:rsid w:val="00DD0994"/>
    <w:rsid w:val="00DE1027"/>
    <w:rsid w:val="00E104E2"/>
    <w:rsid w:val="00E179C9"/>
    <w:rsid w:val="00E20B08"/>
    <w:rsid w:val="00E84635"/>
    <w:rsid w:val="00E9396B"/>
    <w:rsid w:val="00E93A57"/>
    <w:rsid w:val="00EA6F83"/>
    <w:rsid w:val="00EB7FE0"/>
    <w:rsid w:val="00EE168D"/>
    <w:rsid w:val="00EE7CD6"/>
    <w:rsid w:val="00F02815"/>
    <w:rsid w:val="00F02AF5"/>
    <w:rsid w:val="00F02E6D"/>
    <w:rsid w:val="00F037D2"/>
    <w:rsid w:val="00F34953"/>
    <w:rsid w:val="00F5094D"/>
    <w:rsid w:val="00F62A8F"/>
    <w:rsid w:val="00F933D4"/>
    <w:rsid w:val="00F944BD"/>
    <w:rsid w:val="00FB39FC"/>
    <w:rsid w:val="00FB5D39"/>
    <w:rsid w:val="00FC70D3"/>
    <w:rsid w:val="00FF3466"/>
    <w:rsid w:val="010F3690"/>
    <w:rsid w:val="0128DA1C"/>
    <w:rsid w:val="0162AACC"/>
    <w:rsid w:val="017B4ED8"/>
    <w:rsid w:val="01D4C3A7"/>
    <w:rsid w:val="01E25E4D"/>
    <w:rsid w:val="01F2BD5B"/>
    <w:rsid w:val="020C316B"/>
    <w:rsid w:val="02168D72"/>
    <w:rsid w:val="024D9ADC"/>
    <w:rsid w:val="02B3EC9E"/>
    <w:rsid w:val="02C77A55"/>
    <w:rsid w:val="03055E03"/>
    <w:rsid w:val="03151F51"/>
    <w:rsid w:val="035E4F06"/>
    <w:rsid w:val="0394DBE1"/>
    <w:rsid w:val="03AB9932"/>
    <w:rsid w:val="03D1F4E4"/>
    <w:rsid w:val="03E5FD13"/>
    <w:rsid w:val="03FF6394"/>
    <w:rsid w:val="0440948D"/>
    <w:rsid w:val="0453E3A6"/>
    <w:rsid w:val="04841DEA"/>
    <w:rsid w:val="0488BA2A"/>
    <w:rsid w:val="04C471D2"/>
    <w:rsid w:val="04ECA047"/>
    <w:rsid w:val="05357086"/>
    <w:rsid w:val="0545780F"/>
    <w:rsid w:val="05685F1D"/>
    <w:rsid w:val="05A096A1"/>
    <w:rsid w:val="05CE1DEC"/>
    <w:rsid w:val="06062125"/>
    <w:rsid w:val="06865D75"/>
    <w:rsid w:val="06CF505B"/>
    <w:rsid w:val="070167C6"/>
    <w:rsid w:val="071226C5"/>
    <w:rsid w:val="071614AD"/>
    <w:rsid w:val="072B3056"/>
    <w:rsid w:val="0745E8C6"/>
    <w:rsid w:val="0798748D"/>
    <w:rsid w:val="079B78A1"/>
    <w:rsid w:val="07CBC005"/>
    <w:rsid w:val="0805355E"/>
    <w:rsid w:val="084B0629"/>
    <w:rsid w:val="0868D147"/>
    <w:rsid w:val="086E53EE"/>
    <w:rsid w:val="0888B3F1"/>
    <w:rsid w:val="0899A54C"/>
    <w:rsid w:val="08AFD095"/>
    <w:rsid w:val="0901AB63"/>
    <w:rsid w:val="0906FE96"/>
    <w:rsid w:val="0909F4A4"/>
    <w:rsid w:val="0914C9D6"/>
    <w:rsid w:val="09343DC2"/>
    <w:rsid w:val="098882A2"/>
    <w:rsid w:val="09B8C339"/>
    <w:rsid w:val="0A35DDD3"/>
    <w:rsid w:val="0A3A36E0"/>
    <w:rsid w:val="0A46B310"/>
    <w:rsid w:val="0A4C3949"/>
    <w:rsid w:val="0A78039B"/>
    <w:rsid w:val="0A82FA7C"/>
    <w:rsid w:val="0A98108F"/>
    <w:rsid w:val="0A9DAE6E"/>
    <w:rsid w:val="0AA1815E"/>
    <w:rsid w:val="0B055059"/>
    <w:rsid w:val="0B156DFF"/>
    <w:rsid w:val="0B1FD036"/>
    <w:rsid w:val="0B2C795D"/>
    <w:rsid w:val="0B33B5B0"/>
    <w:rsid w:val="0B33D775"/>
    <w:rsid w:val="0B55C757"/>
    <w:rsid w:val="0B7CB156"/>
    <w:rsid w:val="0BB68CCE"/>
    <w:rsid w:val="0BF324A9"/>
    <w:rsid w:val="0C45C282"/>
    <w:rsid w:val="0C668FF5"/>
    <w:rsid w:val="0C9C8786"/>
    <w:rsid w:val="0CA1871C"/>
    <w:rsid w:val="0CD5B9A9"/>
    <w:rsid w:val="0CECDB5F"/>
    <w:rsid w:val="0CF6C4A6"/>
    <w:rsid w:val="0D249D8D"/>
    <w:rsid w:val="0D5B57FA"/>
    <w:rsid w:val="0D839951"/>
    <w:rsid w:val="0D9477FF"/>
    <w:rsid w:val="0D9E3479"/>
    <w:rsid w:val="0D9F65D0"/>
    <w:rsid w:val="0DA3B0FA"/>
    <w:rsid w:val="0DDAD3AE"/>
    <w:rsid w:val="0E064CDE"/>
    <w:rsid w:val="0E33A9D5"/>
    <w:rsid w:val="0E34B50A"/>
    <w:rsid w:val="0E592FA5"/>
    <w:rsid w:val="0E89FCA2"/>
    <w:rsid w:val="0E8AF67C"/>
    <w:rsid w:val="0EA7ED7E"/>
    <w:rsid w:val="0EBFD3FC"/>
    <w:rsid w:val="0F5BFE94"/>
    <w:rsid w:val="0F6F2B89"/>
    <w:rsid w:val="0FF0489A"/>
    <w:rsid w:val="10231478"/>
    <w:rsid w:val="1041D040"/>
    <w:rsid w:val="10496EAF"/>
    <w:rsid w:val="1064C948"/>
    <w:rsid w:val="1065037D"/>
    <w:rsid w:val="106AD207"/>
    <w:rsid w:val="107EE772"/>
    <w:rsid w:val="10841CD3"/>
    <w:rsid w:val="10865BB1"/>
    <w:rsid w:val="1089BC76"/>
    <w:rsid w:val="10963736"/>
    <w:rsid w:val="109A638E"/>
    <w:rsid w:val="10A66A1A"/>
    <w:rsid w:val="10AAA8FF"/>
    <w:rsid w:val="10E54137"/>
    <w:rsid w:val="10E75F7C"/>
    <w:rsid w:val="111B6143"/>
    <w:rsid w:val="1165E0D2"/>
    <w:rsid w:val="1166C967"/>
    <w:rsid w:val="117D3C4E"/>
    <w:rsid w:val="118231D3"/>
    <w:rsid w:val="11D42D64"/>
    <w:rsid w:val="11EFB14C"/>
    <w:rsid w:val="11F93AE1"/>
    <w:rsid w:val="121B6043"/>
    <w:rsid w:val="123E7443"/>
    <w:rsid w:val="12B184BD"/>
    <w:rsid w:val="12B84AA8"/>
    <w:rsid w:val="12BCEA67"/>
    <w:rsid w:val="1305BF74"/>
    <w:rsid w:val="1336679E"/>
    <w:rsid w:val="133FAA23"/>
    <w:rsid w:val="1347A676"/>
    <w:rsid w:val="1357F416"/>
    <w:rsid w:val="13624AA3"/>
    <w:rsid w:val="13910E04"/>
    <w:rsid w:val="13C3C3FE"/>
    <w:rsid w:val="13DCDF3C"/>
    <w:rsid w:val="13E73E9B"/>
    <w:rsid w:val="14095B67"/>
    <w:rsid w:val="144D73C4"/>
    <w:rsid w:val="1482A9F4"/>
    <w:rsid w:val="14921395"/>
    <w:rsid w:val="14BEBA5F"/>
    <w:rsid w:val="15465F7A"/>
    <w:rsid w:val="15485343"/>
    <w:rsid w:val="157D0674"/>
    <w:rsid w:val="15849EA9"/>
    <w:rsid w:val="15BE22FE"/>
    <w:rsid w:val="15C7FE81"/>
    <w:rsid w:val="15D25147"/>
    <w:rsid w:val="15E286E3"/>
    <w:rsid w:val="15E5B499"/>
    <w:rsid w:val="164A2A30"/>
    <w:rsid w:val="164AEC17"/>
    <w:rsid w:val="1666ECE2"/>
    <w:rsid w:val="1685E280"/>
    <w:rsid w:val="1694ECBB"/>
    <w:rsid w:val="16A3F5E5"/>
    <w:rsid w:val="16B78FBB"/>
    <w:rsid w:val="1717EE92"/>
    <w:rsid w:val="179006BC"/>
    <w:rsid w:val="17D4723F"/>
    <w:rsid w:val="1805ADA8"/>
    <w:rsid w:val="1812D5D0"/>
    <w:rsid w:val="181BE030"/>
    <w:rsid w:val="1838C09C"/>
    <w:rsid w:val="18516381"/>
    <w:rsid w:val="1865BD23"/>
    <w:rsid w:val="1869FEB7"/>
    <w:rsid w:val="186C7BD3"/>
    <w:rsid w:val="187DDD46"/>
    <w:rsid w:val="18872025"/>
    <w:rsid w:val="1887A861"/>
    <w:rsid w:val="188CBD17"/>
    <w:rsid w:val="189278D3"/>
    <w:rsid w:val="18CD7100"/>
    <w:rsid w:val="18D277A9"/>
    <w:rsid w:val="18D982F3"/>
    <w:rsid w:val="18FDEEE6"/>
    <w:rsid w:val="1920D0D2"/>
    <w:rsid w:val="1927F866"/>
    <w:rsid w:val="192C070B"/>
    <w:rsid w:val="197590F9"/>
    <w:rsid w:val="199C7FBD"/>
    <w:rsid w:val="19C73174"/>
    <w:rsid w:val="19E6B120"/>
    <w:rsid w:val="19FC3165"/>
    <w:rsid w:val="1A0BB5E9"/>
    <w:rsid w:val="1A19864D"/>
    <w:rsid w:val="1AAFF489"/>
    <w:rsid w:val="1ABE83F8"/>
    <w:rsid w:val="1AC82187"/>
    <w:rsid w:val="1AF1F7A5"/>
    <w:rsid w:val="1B1E75A1"/>
    <w:rsid w:val="1B21FD7A"/>
    <w:rsid w:val="1B2918EE"/>
    <w:rsid w:val="1B3801FA"/>
    <w:rsid w:val="1B61D68C"/>
    <w:rsid w:val="1B675D04"/>
    <w:rsid w:val="1B7AABEA"/>
    <w:rsid w:val="1B7EF32F"/>
    <w:rsid w:val="1B9A1698"/>
    <w:rsid w:val="1BCE6C87"/>
    <w:rsid w:val="1BD615AE"/>
    <w:rsid w:val="1BEF4E93"/>
    <w:rsid w:val="1BF140EC"/>
    <w:rsid w:val="1BF5B84C"/>
    <w:rsid w:val="1C187FA2"/>
    <w:rsid w:val="1C2BB891"/>
    <w:rsid w:val="1C3E3C4E"/>
    <w:rsid w:val="1C4B6BC1"/>
    <w:rsid w:val="1C72D558"/>
    <w:rsid w:val="1CF9043D"/>
    <w:rsid w:val="1D429C3E"/>
    <w:rsid w:val="1D494807"/>
    <w:rsid w:val="1D4DE9B6"/>
    <w:rsid w:val="1D948E04"/>
    <w:rsid w:val="1D97D5E8"/>
    <w:rsid w:val="1DBA1133"/>
    <w:rsid w:val="1DE801EA"/>
    <w:rsid w:val="1DED9F7D"/>
    <w:rsid w:val="1DF1E823"/>
    <w:rsid w:val="1E5F6735"/>
    <w:rsid w:val="1F1EBAE4"/>
    <w:rsid w:val="1F837D58"/>
    <w:rsid w:val="1F877E2B"/>
    <w:rsid w:val="1FA0775A"/>
    <w:rsid w:val="1FAB642D"/>
    <w:rsid w:val="1FE80AF2"/>
    <w:rsid w:val="1FE937AC"/>
    <w:rsid w:val="1FEB7BB8"/>
    <w:rsid w:val="1FFD65C8"/>
    <w:rsid w:val="206051FB"/>
    <w:rsid w:val="20A102DE"/>
    <w:rsid w:val="20C5A7B2"/>
    <w:rsid w:val="20DAB3EA"/>
    <w:rsid w:val="20ED0689"/>
    <w:rsid w:val="212D650E"/>
    <w:rsid w:val="214FDEE8"/>
    <w:rsid w:val="21597172"/>
    <w:rsid w:val="21711841"/>
    <w:rsid w:val="217AD02F"/>
    <w:rsid w:val="21964A97"/>
    <w:rsid w:val="21DE71C1"/>
    <w:rsid w:val="21DFEA7F"/>
    <w:rsid w:val="21E6E6AE"/>
    <w:rsid w:val="224A6EBE"/>
    <w:rsid w:val="227BC083"/>
    <w:rsid w:val="22994ABC"/>
    <w:rsid w:val="22C46391"/>
    <w:rsid w:val="22FDB393"/>
    <w:rsid w:val="23144203"/>
    <w:rsid w:val="232FE4E1"/>
    <w:rsid w:val="2351B4B8"/>
    <w:rsid w:val="23847864"/>
    <w:rsid w:val="23CC11CE"/>
    <w:rsid w:val="23EC633C"/>
    <w:rsid w:val="241AACA2"/>
    <w:rsid w:val="2430E3FF"/>
    <w:rsid w:val="2448AA82"/>
    <w:rsid w:val="249AEDC1"/>
    <w:rsid w:val="24A5C665"/>
    <w:rsid w:val="24CD2622"/>
    <w:rsid w:val="255448F8"/>
    <w:rsid w:val="25B535FF"/>
    <w:rsid w:val="25E38B45"/>
    <w:rsid w:val="264178E4"/>
    <w:rsid w:val="264E7B91"/>
    <w:rsid w:val="26810660"/>
    <w:rsid w:val="26EE6206"/>
    <w:rsid w:val="27157159"/>
    <w:rsid w:val="272EFD90"/>
    <w:rsid w:val="277E3484"/>
    <w:rsid w:val="27C12FAF"/>
    <w:rsid w:val="27C63F15"/>
    <w:rsid w:val="27D1CAC7"/>
    <w:rsid w:val="27DB0A03"/>
    <w:rsid w:val="27E1451E"/>
    <w:rsid w:val="280ED9C4"/>
    <w:rsid w:val="282439AD"/>
    <w:rsid w:val="28254FE7"/>
    <w:rsid w:val="28274E95"/>
    <w:rsid w:val="28406892"/>
    <w:rsid w:val="287B82AF"/>
    <w:rsid w:val="288738C6"/>
    <w:rsid w:val="28AE3ACC"/>
    <w:rsid w:val="28C00AF3"/>
    <w:rsid w:val="28D1D857"/>
    <w:rsid w:val="28D56F16"/>
    <w:rsid w:val="2946A728"/>
    <w:rsid w:val="29525A43"/>
    <w:rsid w:val="296FA150"/>
    <w:rsid w:val="2974EA6C"/>
    <w:rsid w:val="29799CE1"/>
    <w:rsid w:val="29A28E0A"/>
    <w:rsid w:val="29D18BD5"/>
    <w:rsid w:val="29DE5976"/>
    <w:rsid w:val="29DEEB31"/>
    <w:rsid w:val="2A1BCCAE"/>
    <w:rsid w:val="2A3AFFAC"/>
    <w:rsid w:val="2A58158A"/>
    <w:rsid w:val="2A6E43F2"/>
    <w:rsid w:val="2AB32D23"/>
    <w:rsid w:val="2ABCA7F9"/>
    <w:rsid w:val="2AC748C1"/>
    <w:rsid w:val="2AFDB52B"/>
    <w:rsid w:val="2B2FF790"/>
    <w:rsid w:val="2B878594"/>
    <w:rsid w:val="2BC43510"/>
    <w:rsid w:val="2BF74470"/>
    <w:rsid w:val="2C9AB785"/>
    <w:rsid w:val="2CD87EC6"/>
    <w:rsid w:val="2CD9F58F"/>
    <w:rsid w:val="2D2C6170"/>
    <w:rsid w:val="2D58D12A"/>
    <w:rsid w:val="2D688C70"/>
    <w:rsid w:val="2D68C5C7"/>
    <w:rsid w:val="2D72F213"/>
    <w:rsid w:val="2D960C87"/>
    <w:rsid w:val="2DEC5C76"/>
    <w:rsid w:val="2E04044A"/>
    <w:rsid w:val="2E224CA6"/>
    <w:rsid w:val="2E28B39D"/>
    <w:rsid w:val="2E96C045"/>
    <w:rsid w:val="2EBB5AB7"/>
    <w:rsid w:val="2EFCFDFD"/>
    <w:rsid w:val="2F37F469"/>
    <w:rsid w:val="2F4068A2"/>
    <w:rsid w:val="2F451BBF"/>
    <w:rsid w:val="2F75FCCC"/>
    <w:rsid w:val="2F8ADBBC"/>
    <w:rsid w:val="2F937874"/>
    <w:rsid w:val="3051C108"/>
    <w:rsid w:val="30792275"/>
    <w:rsid w:val="308E4CC5"/>
    <w:rsid w:val="309CC247"/>
    <w:rsid w:val="30C4FF95"/>
    <w:rsid w:val="30D3A263"/>
    <w:rsid w:val="30DDAFD2"/>
    <w:rsid w:val="310BB4D8"/>
    <w:rsid w:val="31103A7D"/>
    <w:rsid w:val="3134B99C"/>
    <w:rsid w:val="3154ED1D"/>
    <w:rsid w:val="31D347F5"/>
    <w:rsid w:val="31F4E125"/>
    <w:rsid w:val="32307B1B"/>
    <w:rsid w:val="324B3306"/>
    <w:rsid w:val="32946385"/>
    <w:rsid w:val="32995E96"/>
    <w:rsid w:val="32C15D6F"/>
    <w:rsid w:val="33252180"/>
    <w:rsid w:val="334D772B"/>
    <w:rsid w:val="3353A2A5"/>
    <w:rsid w:val="335C64AB"/>
    <w:rsid w:val="3367A5F4"/>
    <w:rsid w:val="339C710F"/>
    <w:rsid w:val="33A9D7F5"/>
    <w:rsid w:val="33DD5390"/>
    <w:rsid w:val="34119604"/>
    <w:rsid w:val="3411D2F4"/>
    <w:rsid w:val="3447A94E"/>
    <w:rsid w:val="34599047"/>
    <w:rsid w:val="345F798C"/>
    <w:rsid w:val="3460836B"/>
    <w:rsid w:val="347C0F89"/>
    <w:rsid w:val="347DBED8"/>
    <w:rsid w:val="349E17F9"/>
    <w:rsid w:val="34C39655"/>
    <w:rsid w:val="34C708DB"/>
    <w:rsid w:val="35062F18"/>
    <w:rsid w:val="35204A9E"/>
    <w:rsid w:val="355D8608"/>
    <w:rsid w:val="3595A4FA"/>
    <w:rsid w:val="35974CBF"/>
    <w:rsid w:val="35C8847C"/>
    <w:rsid w:val="35CC531B"/>
    <w:rsid w:val="35CEFD75"/>
    <w:rsid w:val="35D0E4EC"/>
    <w:rsid w:val="35E33CB8"/>
    <w:rsid w:val="35F2BD56"/>
    <w:rsid w:val="360055F6"/>
    <w:rsid w:val="36082906"/>
    <w:rsid w:val="360A5E5A"/>
    <w:rsid w:val="360B5F3D"/>
    <w:rsid w:val="362687CF"/>
    <w:rsid w:val="36554D95"/>
    <w:rsid w:val="3664DA5D"/>
    <w:rsid w:val="36824BBA"/>
    <w:rsid w:val="368E24F3"/>
    <w:rsid w:val="36AF0C8D"/>
    <w:rsid w:val="36D81F01"/>
    <w:rsid w:val="36E02E7F"/>
    <w:rsid w:val="36E98647"/>
    <w:rsid w:val="36EC15AC"/>
    <w:rsid w:val="3716091B"/>
    <w:rsid w:val="3722B50E"/>
    <w:rsid w:val="3724E701"/>
    <w:rsid w:val="37538022"/>
    <w:rsid w:val="3788C43D"/>
    <w:rsid w:val="37D68F17"/>
    <w:rsid w:val="3800EC02"/>
    <w:rsid w:val="382B76CB"/>
    <w:rsid w:val="382F6A61"/>
    <w:rsid w:val="384561C7"/>
    <w:rsid w:val="3889153D"/>
    <w:rsid w:val="38EE4685"/>
    <w:rsid w:val="3956D9D7"/>
    <w:rsid w:val="396072D3"/>
    <w:rsid w:val="396601A2"/>
    <w:rsid w:val="3975B122"/>
    <w:rsid w:val="3984F00E"/>
    <w:rsid w:val="39B3025D"/>
    <w:rsid w:val="39C05ECE"/>
    <w:rsid w:val="39EA7EBE"/>
    <w:rsid w:val="3A3FAEED"/>
    <w:rsid w:val="3A4E8FE4"/>
    <w:rsid w:val="3A4EB047"/>
    <w:rsid w:val="3A5F7EC7"/>
    <w:rsid w:val="3A71584C"/>
    <w:rsid w:val="3A8B2432"/>
    <w:rsid w:val="3AB2BDE7"/>
    <w:rsid w:val="3B073942"/>
    <w:rsid w:val="3B09B135"/>
    <w:rsid w:val="3B3B05CD"/>
    <w:rsid w:val="3B3FEF2C"/>
    <w:rsid w:val="3B7F88DE"/>
    <w:rsid w:val="3B8704D5"/>
    <w:rsid w:val="3BB67F14"/>
    <w:rsid w:val="3BBA663B"/>
    <w:rsid w:val="3BF8F569"/>
    <w:rsid w:val="3C2DEABD"/>
    <w:rsid w:val="3C9C5809"/>
    <w:rsid w:val="3CADE7A0"/>
    <w:rsid w:val="3CB6AFF5"/>
    <w:rsid w:val="3CC288B7"/>
    <w:rsid w:val="3D14F2B4"/>
    <w:rsid w:val="3D1A0366"/>
    <w:rsid w:val="3D41582F"/>
    <w:rsid w:val="3D573881"/>
    <w:rsid w:val="3D6D44C0"/>
    <w:rsid w:val="3DDFC479"/>
    <w:rsid w:val="3E160F46"/>
    <w:rsid w:val="3E4CDBED"/>
    <w:rsid w:val="3E4DBCD3"/>
    <w:rsid w:val="3E53A43B"/>
    <w:rsid w:val="3E75E4DB"/>
    <w:rsid w:val="3EBFD197"/>
    <w:rsid w:val="3F0F2149"/>
    <w:rsid w:val="3F2CB9BE"/>
    <w:rsid w:val="3F648D22"/>
    <w:rsid w:val="3FC9D755"/>
    <w:rsid w:val="3FCBED93"/>
    <w:rsid w:val="3FD950F6"/>
    <w:rsid w:val="3FEC6DFF"/>
    <w:rsid w:val="40249A1C"/>
    <w:rsid w:val="4044F750"/>
    <w:rsid w:val="40600570"/>
    <w:rsid w:val="40642F66"/>
    <w:rsid w:val="40964025"/>
    <w:rsid w:val="40ED2AB0"/>
    <w:rsid w:val="40F4BD24"/>
    <w:rsid w:val="410251E5"/>
    <w:rsid w:val="412F7512"/>
    <w:rsid w:val="413D9C34"/>
    <w:rsid w:val="41484355"/>
    <w:rsid w:val="414A3934"/>
    <w:rsid w:val="41C0B6A5"/>
    <w:rsid w:val="41F3D280"/>
    <w:rsid w:val="421F14DA"/>
    <w:rsid w:val="43174EAE"/>
    <w:rsid w:val="4344B864"/>
    <w:rsid w:val="435D4400"/>
    <w:rsid w:val="43931D34"/>
    <w:rsid w:val="43BE981E"/>
    <w:rsid w:val="43EB6DC7"/>
    <w:rsid w:val="44014134"/>
    <w:rsid w:val="44402513"/>
    <w:rsid w:val="4458A15D"/>
    <w:rsid w:val="445C3765"/>
    <w:rsid w:val="4460C4F4"/>
    <w:rsid w:val="4466D84C"/>
    <w:rsid w:val="44A246CF"/>
    <w:rsid w:val="44C661B9"/>
    <w:rsid w:val="44E897C0"/>
    <w:rsid w:val="44EC5403"/>
    <w:rsid w:val="452A794D"/>
    <w:rsid w:val="45AA2A2F"/>
    <w:rsid w:val="45BC5CEE"/>
    <w:rsid w:val="4642F4FF"/>
    <w:rsid w:val="4644349B"/>
    <w:rsid w:val="46641B54"/>
    <w:rsid w:val="46A70C73"/>
    <w:rsid w:val="46AEF997"/>
    <w:rsid w:val="46C1CAA3"/>
    <w:rsid w:val="46E73498"/>
    <w:rsid w:val="4715112B"/>
    <w:rsid w:val="4764DF55"/>
    <w:rsid w:val="4768AD16"/>
    <w:rsid w:val="479793B6"/>
    <w:rsid w:val="479F5F10"/>
    <w:rsid w:val="47A3FC64"/>
    <w:rsid w:val="47B42825"/>
    <w:rsid w:val="47B7E0E2"/>
    <w:rsid w:val="47C646AF"/>
    <w:rsid w:val="47E27AE4"/>
    <w:rsid w:val="480B6E12"/>
    <w:rsid w:val="482CF05F"/>
    <w:rsid w:val="483C3D95"/>
    <w:rsid w:val="484621E7"/>
    <w:rsid w:val="48B9EA2F"/>
    <w:rsid w:val="490354D1"/>
    <w:rsid w:val="493DA772"/>
    <w:rsid w:val="4955DD8F"/>
    <w:rsid w:val="49934EF1"/>
    <w:rsid w:val="4995EFFD"/>
    <w:rsid w:val="49A01E63"/>
    <w:rsid w:val="49A57251"/>
    <w:rsid w:val="49BECA08"/>
    <w:rsid w:val="49C3827D"/>
    <w:rsid w:val="49C3CAD9"/>
    <w:rsid w:val="49CEFAA5"/>
    <w:rsid w:val="49FDE75F"/>
    <w:rsid w:val="4A3861C9"/>
    <w:rsid w:val="4A7A65BE"/>
    <w:rsid w:val="4A7E6B81"/>
    <w:rsid w:val="4A8672F6"/>
    <w:rsid w:val="4AA7C426"/>
    <w:rsid w:val="4AC47FC6"/>
    <w:rsid w:val="4AF123F2"/>
    <w:rsid w:val="4AF13166"/>
    <w:rsid w:val="4B3B118D"/>
    <w:rsid w:val="4B6A34C1"/>
    <w:rsid w:val="4B774140"/>
    <w:rsid w:val="4BA4B819"/>
    <w:rsid w:val="4BA5B4EA"/>
    <w:rsid w:val="4BAAD1E0"/>
    <w:rsid w:val="4C23666F"/>
    <w:rsid w:val="4CE59E2B"/>
    <w:rsid w:val="4CF336B6"/>
    <w:rsid w:val="4D0D3BA7"/>
    <w:rsid w:val="4D0E6863"/>
    <w:rsid w:val="4D243D1D"/>
    <w:rsid w:val="4D259B6A"/>
    <w:rsid w:val="4D5D8B5B"/>
    <w:rsid w:val="4D6DF42D"/>
    <w:rsid w:val="4D808FEA"/>
    <w:rsid w:val="4D8F0F8D"/>
    <w:rsid w:val="4D91E05E"/>
    <w:rsid w:val="4DB866E5"/>
    <w:rsid w:val="4E079A50"/>
    <w:rsid w:val="4E0AE31C"/>
    <w:rsid w:val="4E1429DD"/>
    <w:rsid w:val="4E22C3AC"/>
    <w:rsid w:val="4E42338E"/>
    <w:rsid w:val="4EA309CD"/>
    <w:rsid w:val="4EC9D922"/>
    <w:rsid w:val="4EF4777C"/>
    <w:rsid w:val="4EF8067D"/>
    <w:rsid w:val="4F14BBA2"/>
    <w:rsid w:val="4F5C4465"/>
    <w:rsid w:val="5015F3DF"/>
    <w:rsid w:val="5037E6C3"/>
    <w:rsid w:val="50446DFE"/>
    <w:rsid w:val="50963BDD"/>
    <w:rsid w:val="5097019F"/>
    <w:rsid w:val="50B95C4D"/>
    <w:rsid w:val="50E0C493"/>
    <w:rsid w:val="50F10D94"/>
    <w:rsid w:val="511F841C"/>
    <w:rsid w:val="512ABD8B"/>
    <w:rsid w:val="519A3E23"/>
    <w:rsid w:val="519CB5F0"/>
    <w:rsid w:val="51B4F099"/>
    <w:rsid w:val="51C0EFA5"/>
    <w:rsid w:val="51C475AC"/>
    <w:rsid w:val="51C74464"/>
    <w:rsid w:val="51DD67B6"/>
    <w:rsid w:val="51F6DCE8"/>
    <w:rsid w:val="51F8B884"/>
    <w:rsid w:val="521231D7"/>
    <w:rsid w:val="522916BB"/>
    <w:rsid w:val="5237C6B8"/>
    <w:rsid w:val="5240C11D"/>
    <w:rsid w:val="5257ED92"/>
    <w:rsid w:val="5283007A"/>
    <w:rsid w:val="52983893"/>
    <w:rsid w:val="529E1409"/>
    <w:rsid w:val="52A1CEC1"/>
    <w:rsid w:val="52CBF8A1"/>
    <w:rsid w:val="52DDEFE3"/>
    <w:rsid w:val="52EFE10F"/>
    <w:rsid w:val="52F4F703"/>
    <w:rsid w:val="534293D0"/>
    <w:rsid w:val="5348FEBC"/>
    <w:rsid w:val="534F9AB2"/>
    <w:rsid w:val="5366CE33"/>
    <w:rsid w:val="53824878"/>
    <w:rsid w:val="53A36E6D"/>
    <w:rsid w:val="5414F8AF"/>
    <w:rsid w:val="541D06CA"/>
    <w:rsid w:val="54354CDC"/>
    <w:rsid w:val="5446C535"/>
    <w:rsid w:val="544AD252"/>
    <w:rsid w:val="544B03CA"/>
    <w:rsid w:val="545DED6E"/>
    <w:rsid w:val="549EEF32"/>
    <w:rsid w:val="54C1158A"/>
    <w:rsid w:val="55024C59"/>
    <w:rsid w:val="551EFD0C"/>
    <w:rsid w:val="552C21CD"/>
    <w:rsid w:val="553EFC47"/>
    <w:rsid w:val="555705CD"/>
    <w:rsid w:val="55660931"/>
    <w:rsid w:val="557530DB"/>
    <w:rsid w:val="55920E5C"/>
    <w:rsid w:val="55CE2CCD"/>
    <w:rsid w:val="55FB83A7"/>
    <w:rsid w:val="56137711"/>
    <w:rsid w:val="56210F4B"/>
    <w:rsid w:val="56AD7C2F"/>
    <w:rsid w:val="56EE3546"/>
    <w:rsid w:val="56F9395C"/>
    <w:rsid w:val="57055BC4"/>
    <w:rsid w:val="5719DFF2"/>
    <w:rsid w:val="5746E9C4"/>
    <w:rsid w:val="57518311"/>
    <w:rsid w:val="5798F86C"/>
    <w:rsid w:val="579D6843"/>
    <w:rsid w:val="57F7D3B5"/>
    <w:rsid w:val="582FE8E1"/>
    <w:rsid w:val="584D1950"/>
    <w:rsid w:val="5858791A"/>
    <w:rsid w:val="586E7026"/>
    <w:rsid w:val="58C178A9"/>
    <w:rsid w:val="58C9447B"/>
    <w:rsid w:val="58D562C2"/>
    <w:rsid w:val="58E86884"/>
    <w:rsid w:val="5923911E"/>
    <w:rsid w:val="592DDF40"/>
    <w:rsid w:val="592EE9CB"/>
    <w:rsid w:val="59350900"/>
    <w:rsid w:val="59603BE9"/>
    <w:rsid w:val="5975FEB4"/>
    <w:rsid w:val="5992040E"/>
    <w:rsid w:val="59CD1AE0"/>
    <w:rsid w:val="59DAFA0A"/>
    <w:rsid w:val="59E2DEA3"/>
    <w:rsid w:val="5A20BF37"/>
    <w:rsid w:val="5A2CDEF5"/>
    <w:rsid w:val="5A477BAE"/>
    <w:rsid w:val="5AB2FCD8"/>
    <w:rsid w:val="5AE76D06"/>
    <w:rsid w:val="5B03AE4F"/>
    <w:rsid w:val="5B2057DD"/>
    <w:rsid w:val="5B979C2A"/>
    <w:rsid w:val="5BA98CDC"/>
    <w:rsid w:val="5C098A34"/>
    <w:rsid w:val="5C26D583"/>
    <w:rsid w:val="5C469A5B"/>
    <w:rsid w:val="5C51B136"/>
    <w:rsid w:val="5C5C541F"/>
    <w:rsid w:val="5C5D1971"/>
    <w:rsid w:val="5C65ACE7"/>
    <w:rsid w:val="5C73CEBA"/>
    <w:rsid w:val="5C79F959"/>
    <w:rsid w:val="5C7B11E1"/>
    <w:rsid w:val="5C83089B"/>
    <w:rsid w:val="5C9265F8"/>
    <w:rsid w:val="5CB1E036"/>
    <w:rsid w:val="5CBC4BDB"/>
    <w:rsid w:val="5CE07621"/>
    <w:rsid w:val="5CF1304D"/>
    <w:rsid w:val="5D0A6877"/>
    <w:rsid w:val="5D143469"/>
    <w:rsid w:val="5D20A4EA"/>
    <w:rsid w:val="5D3AB2CC"/>
    <w:rsid w:val="5D42513F"/>
    <w:rsid w:val="5D45BF8F"/>
    <w:rsid w:val="5D4B92EC"/>
    <w:rsid w:val="5D546173"/>
    <w:rsid w:val="5DB4A967"/>
    <w:rsid w:val="5DD04B4B"/>
    <w:rsid w:val="5E4EE976"/>
    <w:rsid w:val="5ECB3147"/>
    <w:rsid w:val="5F0823D3"/>
    <w:rsid w:val="5F49E79C"/>
    <w:rsid w:val="5F775D5F"/>
    <w:rsid w:val="5F95E7DF"/>
    <w:rsid w:val="5FF3843F"/>
    <w:rsid w:val="60708178"/>
    <w:rsid w:val="607AF891"/>
    <w:rsid w:val="60A40275"/>
    <w:rsid w:val="60DD2938"/>
    <w:rsid w:val="60E44CF0"/>
    <w:rsid w:val="60EFB149"/>
    <w:rsid w:val="616DB4E4"/>
    <w:rsid w:val="619B77E8"/>
    <w:rsid w:val="61A1EC87"/>
    <w:rsid w:val="61A1F7D6"/>
    <w:rsid w:val="61BA753F"/>
    <w:rsid w:val="61BD1C7F"/>
    <w:rsid w:val="61F477F2"/>
    <w:rsid w:val="620C7871"/>
    <w:rsid w:val="6212963F"/>
    <w:rsid w:val="62319237"/>
    <w:rsid w:val="624D739D"/>
    <w:rsid w:val="625FE4D3"/>
    <w:rsid w:val="627FFE59"/>
    <w:rsid w:val="62BED0FC"/>
    <w:rsid w:val="62CA4839"/>
    <w:rsid w:val="63362A67"/>
    <w:rsid w:val="633BA33F"/>
    <w:rsid w:val="63540566"/>
    <w:rsid w:val="635DC563"/>
    <w:rsid w:val="6360ECD1"/>
    <w:rsid w:val="6375AED8"/>
    <w:rsid w:val="638D14F8"/>
    <w:rsid w:val="63BBA9CF"/>
    <w:rsid w:val="63C8486E"/>
    <w:rsid w:val="64154E93"/>
    <w:rsid w:val="643EE039"/>
    <w:rsid w:val="6444515A"/>
    <w:rsid w:val="64895AC4"/>
    <w:rsid w:val="64BA14C2"/>
    <w:rsid w:val="64C7CFEF"/>
    <w:rsid w:val="64DE60AC"/>
    <w:rsid w:val="650E0BC9"/>
    <w:rsid w:val="652351CE"/>
    <w:rsid w:val="6542DC52"/>
    <w:rsid w:val="655BCC92"/>
    <w:rsid w:val="65C9EBDD"/>
    <w:rsid w:val="65F5E7EE"/>
    <w:rsid w:val="65F69DBE"/>
    <w:rsid w:val="663825E4"/>
    <w:rsid w:val="665576D6"/>
    <w:rsid w:val="6656B5F1"/>
    <w:rsid w:val="6668F31B"/>
    <w:rsid w:val="66AFDBEA"/>
    <w:rsid w:val="66C13A39"/>
    <w:rsid w:val="66D95828"/>
    <w:rsid w:val="6702CE0C"/>
    <w:rsid w:val="6703044E"/>
    <w:rsid w:val="672796CD"/>
    <w:rsid w:val="673C347D"/>
    <w:rsid w:val="675346A8"/>
    <w:rsid w:val="677387B4"/>
    <w:rsid w:val="67739835"/>
    <w:rsid w:val="679E61DF"/>
    <w:rsid w:val="67A27543"/>
    <w:rsid w:val="67A7F502"/>
    <w:rsid w:val="67AA6F2A"/>
    <w:rsid w:val="67E821A7"/>
    <w:rsid w:val="67F4AFDB"/>
    <w:rsid w:val="6895B195"/>
    <w:rsid w:val="68A66AD2"/>
    <w:rsid w:val="68D1A07F"/>
    <w:rsid w:val="68D35715"/>
    <w:rsid w:val="68E1A6EE"/>
    <w:rsid w:val="68F93973"/>
    <w:rsid w:val="68FEB64D"/>
    <w:rsid w:val="68FF496C"/>
    <w:rsid w:val="691029BF"/>
    <w:rsid w:val="692E4396"/>
    <w:rsid w:val="694C3E35"/>
    <w:rsid w:val="69594584"/>
    <w:rsid w:val="697ADD3B"/>
    <w:rsid w:val="69A373AC"/>
    <w:rsid w:val="69B09656"/>
    <w:rsid w:val="69BE87F3"/>
    <w:rsid w:val="69D28DB1"/>
    <w:rsid w:val="69D40855"/>
    <w:rsid w:val="6A45FCBF"/>
    <w:rsid w:val="6A9A2EEE"/>
    <w:rsid w:val="6AFCE147"/>
    <w:rsid w:val="6B2491ED"/>
    <w:rsid w:val="6B3211BE"/>
    <w:rsid w:val="6B34E02E"/>
    <w:rsid w:val="6B382C70"/>
    <w:rsid w:val="6B3C892E"/>
    <w:rsid w:val="6B5456E2"/>
    <w:rsid w:val="6B571254"/>
    <w:rsid w:val="6B7C5E48"/>
    <w:rsid w:val="6B8363CA"/>
    <w:rsid w:val="6B87D27D"/>
    <w:rsid w:val="6BA426D6"/>
    <w:rsid w:val="6BB3CB0B"/>
    <w:rsid w:val="6BD98288"/>
    <w:rsid w:val="6BFFF757"/>
    <w:rsid w:val="6C12FA7A"/>
    <w:rsid w:val="6C1A45EE"/>
    <w:rsid w:val="6C4CC730"/>
    <w:rsid w:val="6C785176"/>
    <w:rsid w:val="6C7A3086"/>
    <w:rsid w:val="6C7D966E"/>
    <w:rsid w:val="6CDBB97E"/>
    <w:rsid w:val="6CFF6872"/>
    <w:rsid w:val="6D1A9841"/>
    <w:rsid w:val="6D213CD3"/>
    <w:rsid w:val="6D2C9280"/>
    <w:rsid w:val="6D390FCD"/>
    <w:rsid w:val="6D53EA34"/>
    <w:rsid w:val="6D5AA799"/>
    <w:rsid w:val="6D626671"/>
    <w:rsid w:val="6D7345E3"/>
    <w:rsid w:val="6D8D1DFF"/>
    <w:rsid w:val="6DA561A8"/>
    <w:rsid w:val="6DB52AE6"/>
    <w:rsid w:val="6DB9B82F"/>
    <w:rsid w:val="6E37CD20"/>
    <w:rsid w:val="6E37CD43"/>
    <w:rsid w:val="6E457C5F"/>
    <w:rsid w:val="6E8D397E"/>
    <w:rsid w:val="6E9492CE"/>
    <w:rsid w:val="6E951EE2"/>
    <w:rsid w:val="6EA8ECA9"/>
    <w:rsid w:val="6EAD3CC0"/>
    <w:rsid w:val="6F2B3C33"/>
    <w:rsid w:val="6F319593"/>
    <w:rsid w:val="6F8F09AB"/>
    <w:rsid w:val="6FD482C3"/>
    <w:rsid w:val="6FFC241B"/>
    <w:rsid w:val="7031F77A"/>
    <w:rsid w:val="7051CC47"/>
    <w:rsid w:val="705255DD"/>
    <w:rsid w:val="70749C39"/>
    <w:rsid w:val="707956CB"/>
    <w:rsid w:val="70A7B95A"/>
    <w:rsid w:val="70A89B0F"/>
    <w:rsid w:val="70CFF5D8"/>
    <w:rsid w:val="70FB72C6"/>
    <w:rsid w:val="70FF76CE"/>
    <w:rsid w:val="710285EB"/>
    <w:rsid w:val="7107FE6D"/>
    <w:rsid w:val="711E9A59"/>
    <w:rsid w:val="711EE960"/>
    <w:rsid w:val="7127261F"/>
    <w:rsid w:val="716A761C"/>
    <w:rsid w:val="716D1A22"/>
    <w:rsid w:val="7188FCF6"/>
    <w:rsid w:val="71AD5DB8"/>
    <w:rsid w:val="71ADEC39"/>
    <w:rsid w:val="71D0903B"/>
    <w:rsid w:val="72351B9D"/>
    <w:rsid w:val="72B86888"/>
    <w:rsid w:val="72F7D703"/>
    <w:rsid w:val="72FEBF93"/>
    <w:rsid w:val="73118C77"/>
    <w:rsid w:val="73209FBC"/>
    <w:rsid w:val="734801FD"/>
    <w:rsid w:val="734B9ADC"/>
    <w:rsid w:val="734E9B19"/>
    <w:rsid w:val="7358685B"/>
    <w:rsid w:val="736033C2"/>
    <w:rsid w:val="737D6B6D"/>
    <w:rsid w:val="73AA5AA5"/>
    <w:rsid w:val="73C316DE"/>
    <w:rsid w:val="73CAE627"/>
    <w:rsid w:val="73EA459B"/>
    <w:rsid w:val="73EF510A"/>
    <w:rsid w:val="74299619"/>
    <w:rsid w:val="744041A8"/>
    <w:rsid w:val="744DC058"/>
    <w:rsid w:val="7455A3D2"/>
    <w:rsid w:val="747EE18D"/>
    <w:rsid w:val="74A5E373"/>
    <w:rsid w:val="74F88700"/>
    <w:rsid w:val="7535CCEC"/>
    <w:rsid w:val="753FD837"/>
    <w:rsid w:val="756D43B6"/>
    <w:rsid w:val="7595147F"/>
    <w:rsid w:val="75C3D4D4"/>
    <w:rsid w:val="75F77A55"/>
    <w:rsid w:val="7610431A"/>
    <w:rsid w:val="769F2A72"/>
    <w:rsid w:val="76E24E5D"/>
    <w:rsid w:val="7706D2C9"/>
    <w:rsid w:val="77179902"/>
    <w:rsid w:val="772A0B2D"/>
    <w:rsid w:val="7778417D"/>
    <w:rsid w:val="77987A7C"/>
    <w:rsid w:val="77A2EF63"/>
    <w:rsid w:val="77BD754E"/>
    <w:rsid w:val="77F5357E"/>
    <w:rsid w:val="782F347C"/>
    <w:rsid w:val="784C832E"/>
    <w:rsid w:val="78D87BDA"/>
    <w:rsid w:val="78F32600"/>
    <w:rsid w:val="79321B08"/>
    <w:rsid w:val="79438E43"/>
    <w:rsid w:val="796C35CC"/>
    <w:rsid w:val="79CBDB42"/>
    <w:rsid w:val="79EDA3FA"/>
    <w:rsid w:val="79F59EC9"/>
    <w:rsid w:val="79F6B296"/>
    <w:rsid w:val="7A07EA58"/>
    <w:rsid w:val="7A16F0CE"/>
    <w:rsid w:val="7A1C40E1"/>
    <w:rsid w:val="7A453805"/>
    <w:rsid w:val="7A69E760"/>
    <w:rsid w:val="7A85A58F"/>
    <w:rsid w:val="7AB2D5DD"/>
    <w:rsid w:val="7AD93DA9"/>
    <w:rsid w:val="7AE788F5"/>
    <w:rsid w:val="7B49EC62"/>
    <w:rsid w:val="7B531BE6"/>
    <w:rsid w:val="7B6AF560"/>
    <w:rsid w:val="7B7D1627"/>
    <w:rsid w:val="7B934C25"/>
    <w:rsid w:val="7BC333FE"/>
    <w:rsid w:val="7C0FFFDE"/>
    <w:rsid w:val="7C8AE39F"/>
    <w:rsid w:val="7C8B3AE4"/>
    <w:rsid w:val="7CA073DF"/>
    <w:rsid w:val="7CBBE84E"/>
    <w:rsid w:val="7CC04E27"/>
    <w:rsid w:val="7CC79FA2"/>
    <w:rsid w:val="7CD35805"/>
    <w:rsid w:val="7CFF2397"/>
    <w:rsid w:val="7D725228"/>
    <w:rsid w:val="7DB47C1B"/>
    <w:rsid w:val="7DC2E591"/>
    <w:rsid w:val="7DF07F4C"/>
    <w:rsid w:val="7E1B0255"/>
    <w:rsid w:val="7E203BCD"/>
    <w:rsid w:val="7E25F4F8"/>
    <w:rsid w:val="7E5E7F99"/>
    <w:rsid w:val="7E6B4765"/>
    <w:rsid w:val="7E7F7388"/>
    <w:rsid w:val="7E7FCCC0"/>
    <w:rsid w:val="7FC76138"/>
    <w:rsid w:val="7FD84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E8A9DC"/>
  <w15:docId w15:val="{C84B668E-1D5C-4752-B2EC-236DCFF49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B230F5"/>
    <w:pPr>
      <w:widowControl/>
      <w:tabs>
        <w:tab w:val="left" w:pos="540"/>
        <w:tab w:val="left" w:pos="1260"/>
      </w:tabs>
      <w:spacing w:after="120"/>
      <w:ind w:left="52"/>
      <w:jc w:val="both"/>
    </w:pPr>
    <w:rPr>
      <w:iCs/>
      <w:color w:val="FF0000"/>
    </w:rPr>
  </w:style>
  <w:style w:type="character" w:styleId="Hyperlink">
    <w:name w:val="Hyperlink"/>
    <w:basedOn w:val="DefaultParagraphFont"/>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NormalWeb">
    <w:name w:val="Normal (Web)"/>
    <w:basedOn w:val="Normal"/>
    <w:uiPriority w:val="99"/>
    <w:semiHidden/>
    <w:unhideWhenUsed/>
    <w:rsid w:val="005D6CB3"/>
    <w:rPr>
      <w:sz w:val="24"/>
      <w:szCs w:val="24"/>
    </w:rPr>
  </w:style>
  <w:style w:type="table" w:styleId="TableGrid">
    <w:name w:val="Table Grid"/>
    <w:basedOn w:val="TableNormal"/>
    <w:uiPriority w:val="59"/>
    <w:rsid w:val="00F944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A5609A"/>
  </w:style>
  <w:style w:type="paragraph" w:styleId="CommentSubject">
    <w:name w:val="annotation subject"/>
    <w:basedOn w:val="CommentText"/>
    <w:next w:val="CommentText"/>
    <w:link w:val="CommentSubjectChar"/>
    <w:uiPriority w:val="99"/>
    <w:semiHidden/>
    <w:unhideWhenUsed/>
    <w:rsid w:val="00A5609A"/>
    <w:rPr>
      <w:b/>
      <w:bCs/>
    </w:rPr>
  </w:style>
  <w:style w:type="character" w:customStyle="1" w:styleId="CommentSubjectChar">
    <w:name w:val="Comment Subject Char"/>
    <w:basedOn w:val="CommentTextChar"/>
    <w:link w:val="CommentSubject"/>
    <w:uiPriority w:val="99"/>
    <w:semiHidden/>
    <w:rsid w:val="00A560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249261">
      <w:bodyDiv w:val="1"/>
      <w:marLeft w:val="0"/>
      <w:marRight w:val="0"/>
      <w:marTop w:val="0"/>
      <w:marBottom w:val="0"/>
      <w:divBdr>
        <w:top w:val="none" w:sz="0" w:space="0" w:color="auto"/>
        <w:left w:val="none" w:sz="0" w:space="0" w:color="auto"/>
        <w:bottom w:val="none" w:sz="0" w:space="0" w:color="auto"/>
        <w:right w:val="none" w:sz="0" w:space="0" w:color="auto"/>
      </w:divBdr>
      <w:divsChild>
        <w:div w:id="261793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20"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mailto:bob@example.com" TargetMode="External"/><Relationship Id="rId10" Type="http://schemas.microsoft.com/office/2018/08/relationships/commentsExtensible" Target="commentsExtensible.xml"/><Relationship Id="rId19" Type="http://schemas.microsoft.com/office/2019/05/relationships/documenttasks" Target="documenttasks/documenttasks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00010109\Downloads\rup_vision_sp%20(3).dot" TargetMode="External"/></Relationships>
</file>

<file path=word/documenttasks/documenttasks1.xml><?xml version="1.0" encoding="utf-8"?>
<t:Tasks xmlns:t="http://schemas.microsoft.com/office/tasks/2019/documenttasks" xmlns:oel="http://schemas.microsoft.com/office/2019/extlst">
  <t:Task id="{DE8F715D-6F4E-4B36-BCBC-9182FDE54E8B}">
    <t:Anchor>
      <t:Comment id="1720334717"/>
    </t:Anchor>
    <t:History>
      <t:Event id="{37E28C69-03FA-4393-B1A4-E3F3D0496BFC}" time="2026-04-06T00:38:16.767Z">
        <t:Attribution userId="S::akhan4@islander.tamucc.edu::24194074-1906-4b90-ad73-ef143231d448" userProvider="AD" userName="Khan, Ayesha"/>
        <t:Anchor>
          <t:Comment id="1720334717"/>
        </t:Anchor>
        <t:Create/>
      </t:Event>
      <t:Event id="{1A14EF26-9A4A-4596-A36A-439801D5DC67}" time="2026-04-06T00:38:16.767Z">
        <t:Attribution userId="S::akhan4@islander.tamucc.edu::24194074-1906-4b90-ad73-ef143231d448" userProvider="AD" userName="Khan, Ayesha"/>
        <t:Anchor>
          <t:Comment id="1720334717"/>
        </t:Anchor>
        <t:Assign userId="S::akhan4@islander.tamucc.edu::24194074-1906-4b90-ad73-ef143231d448" userProvider="AD" userName="Khan, Ayesha"/>
      </t:Event>
      <t:Event id="{B5A32968-5F3C-4249-A629-8BC815AF1032}" time="2026-04-06T00:38:16.767Z">
        <t:Attribution userId="S::akhan4@islander.tamucc.edu::24194074-1906-4b90-ad73-ef143231d448" userProvider="AD" userName="Khan, Ayesha"/>
        <t:Anchor>
          <t:Comment id="1720334717"/>
        </t:Anchor>
        <t:SetTitle title="@Khan, Ayesha"/>
      </t:Event>
    </t:History>
  </t:Task>
  <t:Task id="{9BE73A1F-6B65-49D6-A6C5-92F47B6372EC}">
    <t:Anchor>
      <t:Comment id="1022313628"/>
    </t:Anchor>
    <t:History>
      <t:Event id="{25983B4C-6537-48B6-9332-664E9532AC5E}" time="2026-04-06T00:38:02.666Z">
        <t:Attribution userId="S::akhan4@islander.tamucc.edu::24194074-1906-4b90-ad73-ef143231d448" userProvider="AD" userName="Khan, Ayesha"/>
        <t:Anchor>
          <t:Comment id="1022313628"/>
        </t:Anchor>
        <t:Create/>
      </t:Event>
      <t:Event id="{6326843B-1DAC-4166-9E83-38FE46C6EFB3}" time="2026-04-06T00:38:02.666Z">
        <t:Attribution userId="S::akhan4@islander.tamucc.edu::24194074-1906-4b90-ad73-ef143231d448" userProvider="AD" userName="Khan, Ayesha"/>
        <t:Anchor>
          <t:Comment id="1022313628"/>
        </t:Anchor>
        <t:Assign userId="S::eventura4@islander.tamucc.edu::c847d23f-e48d-4b9b-a943-3c167197e73c" userProvider="AD" userName="Ventura, Eli"/>
      </t:Event>
      <t:Event id="{EB434288-05B1-4186-8B7B-C28A3C1D67C9}" time="2026-04-06T00:38:02.666Z">
        <t:Attribution userId="S::akhan4@islander.tamucc.edu::24194074-1906-4b90-ad73-ef143231d448" userProvider="AD" userName="Khan, Ayesha"/>
        <t:Anchor>
          <t:Comment id="1022313628"/>
        </t:Anchor>
        <t:SetTitle title="@Ventura, Eli"/>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rup_vision_sp (3).dot</Template>
  <TotalTime>105</TotalTime>
  <Pages>17</Pages>
  <Words>3000</Words>
  <Characters>17105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Vision (Small Project)</vt:lpstr>
    </vt:vector>
  </TitlesOfParts>
  <Company>&lt;Company Name&gt;</Company>
  <LinksUpToDate>false</LinksUpToDate>
  <CharactersWithSpaces>20065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(Small Project)</dc:title>
  <dc:subject>&lt;Project Name&gt;</dc:subject>
  <dc:creator>Roggio, Bob</dc:creator>
  <cp:lastModifiedBy>Reviewer</cp:lastModifiedBy>
  <cp:revision>122</cp:revision>
  <cp:lastPrinted>2001-03-15T18:26:00Z</cp:lastPrinted>
  <dcterms:created xsi:type="dcterms:W3CDTF">2024-10-28T06:51:00Z</dcterms:created>
  <dcterms:modified xsi:type="dcterms:W3CDTF">2026-04-20T08:37:00Z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775b5129ac2a6eb87d2fb0c978aaf152349aa9343804fb8672f458b933d4faca</vt:lpwstr>
  </property>
</Properties>
</file>